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612F" w:rsidRDefault="00000000">
      <w:pPr>
        <w:spacing w:line="240" w:lineRule="auto"/>
        <w:ind w:firstLineChars="0" w:firstLine="0"/>
        <w:outlineLvl w:val="0"/>
        <w:rPr>
          <w:rFonts w:eastAsiaTheme="minorEastAsia" w:cs="Times New Roman"/>
          <w:b/>
          <w:sz w:val="32"/>
          <w:szCs w:val="30"/>
        </w:rPr>
      </w:pPr>
      <w:bookmarkStart w:id="0" w:name="_Toc198018583"/>
      <w:bookmarkStart w:id="1" w:name="_Toc197894519"/>
      <w:bookmarkStart w:id="2" w:name="_Toc197877010"/>
      <w:r>
        <w:rPr>
          <w:rFonts w:eastAsiaTheme="minorEastAsia" w:cs="Times New Roman"/>
          <w:b/>
          <w:noProof/>
          <w:sz w:val="32"/>
          <w:szCs w:val="30"/>
        </w:rPr>
        <w:drawing>
          <wp:inline distT="0" distB="0" distL="0" distR="0">
            <wp:extent cx="1051560" cy="1028700"/>
            <wp:effectExtent l="0" t="0" r="2540" b="0"/>
            <wp:docPr id="95095259" name="图片 16"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259" name="图片 16" descr="校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51560" cy="1028700"/>
                    </a:xfrm>
                    <a:prstGeom prst="rect">
                      <a:avLst/>
                    </a:prstGeom>
                    <a:noFill/>
                    <a:ln>
                      <a:noFill/>
                    </a:ln>
                  </pic:spPr>
                </pic:pic>
              </a:graphicData>
            </a:graphic>
          </wp:inline>
        </w:drawing>
      </w:r>
      <w:r>
        <w:rPr>
          <w:rFonts w:eastAsiaTheme="minorEastAsia" w:cs="Times New Roman"/>
          <w:b/>
          <w:noProof/>
          <w:sz w:val="32"/>
          <w:szCs w:val="30"/>
        </w:rPr>
        <w:drawing>
          <wp:inline distT="0" distB="0" distL="0" distR="0">
            <wp:extent cx="3718560" cy="899160"/>
            <wp:effectExtent l="0" t="0" r="2540" b="2540"/>
            <wp:docPr id="14366249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24925" name="图片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18560" cy="899160"/>
                    </a:xfrm>
                    <a:prstGeom prst="rect">
                      <a:avLst/>
                    </a:prstGeom>
                    <a:noFill/>
                    <a:ln>
                      <a:noFill/>
                    </a:ln>
                  </pic:spPr>
                </pic:pic>
              </a:graphicData>
            </a:graphic>
          </wp:inline>
        </w:drawing>
      </w:r>
      <w:bookmarkEnd w:id="0"/>
      <w:bookmarkEnd w:id="1"/>
      <w:bookmarkEnd w:id="2"/>
    </w:p>
    <w:p w:rsidR="0082612F" w:rsidRDefault="00000000">
      <w:pPr>
        <w:spacing w:line="240" w:lineRule="auto"/>
        <w:ind w:firstLineChars="0" w:firstLine="0"/>
        <w:jc w:val="center"/>
        <w:outlineLvl w:val="0"/>
        <w:rPr>
          <w:rFonts w:eastAsiaTheme="minorEastAsia" w:cs="Times New Roman"/>
          <w:b/>
          <w:sz w:val="32"/>
          <w:szCs w:val="30"/>
        </w:rPr>
      </w:pPr>
      <w:bookmarkStart w:id="3" w:name="_Toc197894520"/>
      <w:bookmarkStart w:id="4" w:name="_Toc31652"/>
      <w:bookmarkStart w:id="5" w:name="_Toc197877011"/>
      <w:bookmarkStart w:id="6" w:name="_Toc198018584"/>
      <w:r>
        <w:rPr>
          <w:rFonts w:cs="Times New Roman"/>
          <w:color w:val="00B050"/>
          <w:sz w:val="32"/>
          <w:szCs w:val="32"/>
        </w:rPr>
        <w:t>Southwest University of Science and Technology</w:t>
      </w:r>
      <w:bookmarkEnd w:id="3"/>
      <w:bookmarkEnd w:id="4"/>
      <w:bookmarkEnd w:id="5"/>
      <w:bookmarkEnd w:id="6"/>
    </w:p>
    <w:p w:rsidR="0082612F" w:rsidRDefault="0082612F">
      <w:pPr>
        <w:widowControl/>
        <w:jc w:val="left"/>
        <w:rPr>
          <w:rFonts w:eastAsia="楷体_GB2312" w:cs="Times New Roman"/>
          <w:sz w:val="32"/>
          <w:u w:val="single"/>
        </w:rPr>
      </w:pPr>
    </w:p>
    <w:p w:rsidR="0082612F" w:rsidRDefault="0082612F">
      <w:pPr>
        <w:widowControl/>
        <w:jc w:val="left"/>
        <w:rPr>
          <w:rFonts w:eastAsia="楷体_GB2312" w:cs="Times New Roman"/>
          <w:sz w:val="32"/>
          <w:u w:val="single"/>
        </w:rPr>
      </w:pPr>
    </w:p>
    <w:p w:rsidR="0082612F" w:rsidRDefault="00000000">
      <w:pPr>
        <w:spacing w:beforeLines="100" w:before="312" w:line="360" w:lineRule="auto"/>
        <w:ind w:firstLineChars="84" w:firstLine="638"/>
        <w:rPr>
          <w:rFonts w:eastAsia="黑体" w:cs="Times New Roman"/>
          <w:spacing w:val="20"/>
          <w:sz w:val="72"/>
          <w:szCs w:val="72"/>
        </w:rPr>
      </w:pPr>
      <w:r>
        <w:rPr>
          <w:rFonts w:eastAsia="黑体" w:cs="Times New Roman"/>
          <w:spacing w:val="20"/>
          <w:sz w:val="72"/>
          <w:szCs w:val="72"/>
        </w:rPr>
        <w:t>本科毕业设计（论文）</w:t>
      </w:r>
    </w:p>
    <w:p w:rsidR="0082612F" w:rsidRDefault="0082612F">
      <w:pPr>
        <w:ind w:firstLineChars="0" w:firstLine="0"/>
        <w:rPr>
          <w:rFonts w:cs="Times New Roman"/>
          <w:b/>
          <w:bCs/>
          <w:sz w:val="28"/>
        </w:rPr>
      </w:pPr>
    </w:p>
    <w:p w:rsidR="0082612F" w:rsidRDefault="0082612F">
      <w:pPr>
        <w:ind w:firstLineChars="0" w:firstLine="0"/>
        <w:rPr>
          <w:rFonts w:cs="Times New Roman"/>
          <w:b/>
          <w:bCs/>
          <w:sz w:val="28"/>
        </w:rPr>
      </w:pPr>
    </w:p>
    <w:p w:rsidR="0082612F" w:rsidRDefault="00000000">
      <w:pPr>
        <w:ind w:left="3960" w:hangingChars="900" w:hanging="3960"/>
        <w:rPr>
          <w:rFonts w:ascii="黑体" w:eastAsia="黑体" w:hAnsi="黑体" w:hint="eastAsia"/>
          <w:sz w:val="44"/>
          <w:szCs w:val="44"/>
          <w:u w:val="single"/>
        </w:rPr>
      </w:pPr>
      <w:r>
        <w:rPr>
          <w:rFonts w:eastAsia="黑体" w:cs="Times New Roman"/>
          <w:sz w:val="44"/>
        </w:rPr>
        <w:t>题目名称：</w:t>
      </w:r>
      <w:r>
        <w:rPr>
          <w:rFonts w:ascii="黑体" w:eastAsia="黑体" w:hAnsi="黑体" w:hint="eastAsia"/>
          <w:sz w:val="44"/>
          <w:szCs w:val="44"/>
          <w:u w:val="single"/>
        </w:rPr>
        <w:t>酒诗文</w:t>
      </w:r>
      <w:proofErr w:type="gramStart"/>
      <w:r>
        <w:rPr>
          <w:rFonts w:ascii="黑体" w:eastAsia="黑体" w:hAnsi="黑体" w:hint="eastAsia"/>
          <w:sz w:val="44"/>
          <w:szCs w:val="44"/>
          <w:u w:val="single"/>
        </w:rPr>
        <w:t>化数据</w:t>
      </w:r>
      <w:proofErr w:type="gramEnd"/>
      <w:r>
        <w:rPr>
          <w:rFonts w:ascii="黑体" w:eastAsia="黑体" w:hAnsi="黑体" w:hint="eastAsia"/>
          <w:sz w:val="44"/>
          <w:szCs w:val="44"/>
          <w:u w:val="single"/>
        </w:rPr>
        <w:t>治理与可视化系统</w:t>
      </w:r>
    </w:p>
    <w:p w:rsidR="0082612F" w:rsidRDefault="0082612F">
      <w:pPr>
        <w:ind w:left="3960" w:hangingChars="900" w:hanging="3960"/>
        <w:rPr>
          <w:rFonts w:ascii="黑体" w:eastAsia="黑体" w:hAnsi="黑体" w:hint="eastAsia"/>
          <w:sz w:val="44"/>
          <w:szCs w:val="44"/>
          <w:u w:val="single"/>
        </w:rPr>
      </w:pPr>
    </w:p>
    <w:p w:rsidR="0082612F" w:rsidRDefault="00000000">
      <w:pPr>
        <w:ind w:firstLineChars="845" w:firstLine="3718"/>
        <w:rPr>
          <w:rFonts w:ascii="黑体" w:eastAsia="黑体" w:hAnsi="黑体" w:cs="Times New Roman" w:hint="eastAsia"/>
          <w:sz w:val="44"/>
        </w:rPr>
      </w:pPr>
      <w:r>
        <w:rPr>
          <w:rFonts w:ascii="黑体" w:eastAsia="黑体" w:hAnsi="黑体" w:hint="eastAsia"/>
          <w:sz w:val="44"/>
          <w:szCs w:val="44"/>
          <w:u w:val="single"/>
        </w:rPr>
        <w:t>设计与实现</w:t>
      </w:r>
    </w:p>
    <w:p w:rsidR="0082612F" w:rsidRDefault="0082612F">
      <w:pPr>
        <w:ind w:firstLineChars="0" w:firstLine="0"/>
        <w:rPr>
          <w:rFonts w:cs="Times New Roman"/>
          <w:b/>
          <w:bCs/>
        </w:rPr>
      </w:pPr>
    </w:p>
    <w:p w:rsidR="0082612F" w:rsidRDefault="0082612F">
      <w:pPr>
        <w:ind w:firstLineChars="0" w:firstLine="0"/>
        <w:rPr>
          <w:rFonts w:cs="Times New Roman"/>
          <w:b/>
          <w:bCs/>
        </w:rPr>
      </w:pPr>
    </w:p>
    <w:p w:rsidR="0082612F" w:rsidRDefault="0082612F">
      <w:pPr>
        <w:ind w:firstLineChars="0" w:firstLine="0"/>
        <w:rPr>
          <w:rFonts w:cs="Times New Roman"/>
          <w:b/>
          <w:bCs/>
        </w:rPr>
      </w:pPr>
    </w:p>
    <w:p w:rsidR="0082612F" w:rsidRDefault="0082612F">
      <w:pPr>
        <w:ind w:firstLineChars="0" w:firstLine="0"/>
        <w:rPr>
          <w:rFonts w:cs="Times New Roman"/>
          <w:b/>
          <w:bCs/>
        </w:rPr>
      </w:pPr>
    </w:p>
    <w:tbl>
      <w:tblPr>
        <w:tblW w:w="6823" w:type="dxa"/>
        <w:tblInd w:w="1025" w:type="dxa"/>
        <w:tblBorders>
          <w:bottom w:val="single" w:sz="4" w:space="0" w:color="auto"/>
        </w:tblBorders>
        <w:tblLook w:val="04A0" w:firstRow="1" w:lastRow="0" w:firstColumn="1" w:lastColumn="0" w:noHBand="0" w:noVBand="1"/>
      </w:tblPr>
      <w:tblGrid>
        <w:gridCol w:w="1963"/>
        <w:gridCol w:w="4860"/>
      </w:tblGrid>
      <w:tr w:rsidR="0082612F">
        <w:trPr>
          <w:trHeight w:val="616"/>
        </w:trPr>
        <w:tc>
          <w:tcPr>
            <w:tcW w:w="1963" w:type="dxa"/>
          </w:tcPr>
          <w:p w:rsidR="0082612F" w:rsidRDefault="00000000">
            <w:pPr>
              <w:spacing w:line="600" w:lineRule="exact"/>
              <w:ind w:firstLineChars="0" w:firstLine="0"/>
              <w:rPr>
                <w:rFonts w:eastAsia="黑体" w:cs="Times New Roman"/>
                <w:spacing w:val="30"/>
                <w:kern w:val="10"/>
                <w:sz w:val="30"/>
              </w:rPr>
            </w:pPr>
            <w:r>
              <w:rPr>
                <w:rFonts w:eastAsia="黑体" w:cs="Times New Roman"/>
                <w:spacing w:val="30"/>
                <w:kern w:val="10"/>
                <w:sz w:val="30"/>
              </w:rPr>
              <w:t>学院名称</w:t>
            </w:r>
          </w:p>
        </w:tc>
        <w:tc>
          <w:tcPr>
            <w:tcW w:w="4860" w:type="dxa"/>
            <w:tcBorders>
              <w:bottom w:val="single" w:sz="4" w:space="0" w:color="auto"/>
            </w:tcBorders>
            <w:vAlign w:val="center"/>
          </w:tcPr>
          <w:p w:rsidR="0082612F" w:rsidRDefault="00000000">
            <w:pPr>
              <w:spacing w:line="600" w:lineRule="exact"/>
              <w:ind w:firstLine="720"/>
              <w:rPr>
                <w:rFonts w:eastAsia="黑体" w:cs="Times New Roman"/>
                <w:spacing w:val="30"/>
                <w:kern w:val="10"/>
                <w:sz w:val="30"/>
              </w:rPr>
            </w:pPr>
            <w:r>
              <w:rPr>
                <w:rFonts w:eastAsia="黑体" w:cs="Times New Roman" w:hint="eastAsia"/>
                <w:spacing w:val="30"/>
                <w:kern w:val="10"/>
                <w:sz w:val="30"/>
              </w:rPr>
              <w:t>计算机科学与技术</w:t>
            </w:r>
          </w:p>
        </w:tc>
      </w:tr>
      <w:tr w:rsidR="0082612F">
        <w:trPr>
          <w:trHeight w:val="616"/>
        </w:trPr>
        <w:tc>
          <w:tcPr>
            <w:tcW w:w="1963" w:type="dxa"/>
          </w:tcPr>
          <w:p w:rsidR="0082612F" w:rsidRDefault="00000000">
            <w:pPr>
              <w:spacing w:line="600" w:lineRule="exact"/>
              <w:ind w:firstLineChars="0" w:firstLine="0"/>
              <w:rPr>
                <w:rFonts w:eastAsia="黑体" w:cs="Times New Roman"/>
                <w:spacing w:val="30"/>
                <w:kern w:val="10"/>
                <w:sz w:val="30"/>
              </w:rPr>
            </w:pPr>
            <w:r>
              <w:rPr>
                <w:rFonts w:eastAsia="黑体" w:cs="Times New Roman"/>
                <w:spacing w:val="30"/>
                <w:kern w:val="10"/>
                <w:sz w:val="30"/>
              </w:rPr>
              <w:t>专业名称</w:t>
            </w:r>
          </w:p>
        </w:tc>
        <w:tc>
          <w:tcPr>
            <w:tcW w:w="4860" w:type="dxa"/>
            <w:tcBorders>
              <w:bottom w:val="single" w:sz="4" w:space="0" w:color="auto"/>
            </w:tcBorders>
            <w:vAlign w:val="center"/>
          </w:tcPr>
          <w:p w:rsidR="0082612F" w:rsidRDefault="00000000">
            <w:pPr>
              <w:spacing w:line="600" w:lineRule="exact"/>
              <w:ind w:firstLine="720"/>
              <w:rPr>
                <w:rFonts w:eastAsia="黑体" w:cs="Times New Roman"/>
                <w:spacing w:val="30"/>
                <w:kern w:val="10"/>
                <w:sz w:val="30"/>
              </w:rPr>
            </w:pPr>
            <w:r>
              <w:rPr>
                <w:rFonts w:eastAsia="黑体" w:cs="Times New Roman" w:hint="eastAsia"/>
                <w:spacing w:val="30"/>
                <w:kern w:val="10"/>
                <w:sz w:val="30"/>
              </w:rPr>
              <w:t>计算机科学与技术</w:t>
            </w:r>
          </w:p>
        </w:tc>
      </w:tr>
      <w:tr w:rsidR="0082612F">
        <w:trPr>
          <w:trHeight w:val="616"/>
        </w:trPr>
        <w:tc>
          <w:tcPr>
            <w:tcW w:w="1963" w:type="dxa"/>
          </w:tcPr>
          <w:p w:rsidR="0082612F" w:rsidRDefault="00000000">
            <w:pPr>
              <w:spacing w:line="600" w:lineRule="exact"/>
              <w:ind w:firstLineChars="0" w:firstLine="0"/>
              <w:rPr>
                <w:rFonts w:eastAsia="黑体" w:cs="Times New Roman"/>
                <w:spacing w:val="30"/>
                <w:kern w:val="10"/>
                <w:sz w:val="30"/>
              </w:rPr>
            </w:pPr>
            <w:r>
              <w:rPr>
                <w:rFonts w:eastAsia="黑体" w:cs="Times New Roman"/>
                <w:spacing w:val="30"/>
                <w:kern w:val="10"/>
                <w:sz w:val="30"/>
              </w:rPr>
              <w:t>学生姓名</w:t>
            </w:r>
          </w:p>
        </w:tc>
        <w:tc>
          <w:tcPr>
            <w:tcW w:w="4860" w:type="dxa"/>
            <w:tcBorders>
              <w:top w:val="single" w:sz="4" w:space="0" w:color="auto"/>
              <w:bottom w:val="single" w:sz="4" w:space="0" w:color="auto"/>
            </w:tcBorders>
            <w:vAlign w:val="center"/>
          </w:tcPr>
          <w:p w:rsidR="0082612F" w:rsidRDefault="00000000">
            <w:pPr>
              <w:spacing w:line="600" w:lineRule="exact"/>
              <w:ind w:firstLineChars="500" w:firstLine="1800"/>
              <w:rPr>
                <w:rFonts w:eastAsia="黑体" w:cs="Times New Roman"/>
                <w:spacing w:val="30"/>
                <w:kern w:val="10"/>
                <w:sz w:val="30"/>
              </w:rPr>
            </w:pPr>
            <w:r>
              <w:rPr>
                <w:rFonts w:eastAsia="黑体" w:cs="Times New Roman" w:hint="eastAsia"/>
                <w:spacing w:val="30"/>
                <w:kern w:val="10"/>
                <w:sz w:val="30"/>
              </w:rPr>
              <w:t>李</w:t>
            </w:r>
            <w:r>
              <w:rPr>
                <w:rFonts w:eastAsia="黑体" w:cs="Times New Roman" w:hint="eastAsia"/>
                <w:spacing w:val="30"/>
                <w:kern w:val="10"/>
                <w:sz w:val="30"/>
              </w:rPr>
              <w:t xml:space="preserve">  </w:t>
            </w:r>
            <w:r>
              <w:rPr>
                <w:rFonts w:eastAsia="黑体" w:cs="Times New Roman" w:hint="eastAsia"/>
                <w:spacing w:val="30"/>
                <w:kern w:val="10"/>
                <w:sz w:val="30"/>
              </w:rPr>
              <w:t>胜</w:t>
            </w:r>
          </w:p>
        </w:tc>
      </w:tr>
      <w:tr w:rsidR="0082612F">
        <w:trPr>
          <w:trHeight w:val="601"/>
        </w:trPr>
        <w:tc>
          <w:tcPr>
            <w:tcW w:w="1963" w:type="dxa"/>
          </w:tcPr>
          <w:p w:rsidR="0082612F" w:rsidRDefault="00000000">
            <w:pPr>
              <w:spacing w:line="600" w:lineRule="exact"/>
              <w:ind w:firstLineChars="0" w:firstLine="0"/>
              <w:rPr>
                <w:rFonts w:eastAsia="黑体" w:cs="Times New Roman"/>
                <w:spacing w:val="30"/>
                <w:kern w:val="10"/>
                <w:sz w:val="30"/>
              </w:rPr>
            </w:pPr>
            <w:r>
              <w:rPr>
                <w:rFonts w:eastAsia="黑体" w:cs="Times New Roman"/>
                <w:spacing w:val="30"/>
                <w:kern w:val="10"/>
                <w:sz w:val="30"/>
              </w:rPr>
              <w:t>学</w:t>
            </w:r>
            <w:r>
              <w:rPr>
                <w:rFonts w:eastAsia="黑体" w:cs="Times New Roman"/>
                <w:spacing w:val="30"/>
                <w:kern w:val="10"/>
                <w:sz w:val="30"/>
              </w:rPr>
              <w:tab/>
            </w:r>
            <w:r>
              <w:rPr>
                <w:rFonts w:eastAsia="黑体" w:cs="Times New Roman"/>
                <w:spacing w:val="30"/>
                <w:kern w:val="10"/>
                <w:sz w:val="30"/>
              </w:rPr>
              <w:tab/>
            </w:r>
            <w:r>
              <w:rPr>
                <w:rFonts w:eastAsia="黑体" w:cs="Times New Roman" w:hint="eastAsia"/>
                <w:spacing w:val="30"/>
                <w:kern w:val="10"/>
                <w:sz w:val="30"/>
              </w:rPr>
              <w:t xml:space="preserve"> </w:t>
            </w:r>
            <w:r>
              <w:rPr>
                <w:rFonts w:eastAsia="黑体" w:cs="Times New Roman"/>
                <w:spacing w:val="30"/>
                <w:kern w:val="10"/>
                <w:sz w:val="30"/>
              </w:rPr>
              <w:t>号</w:t>
            </w:r>
          </w:p>
        </w:tc>
        <w:tc>
          <w:tcPr>
            <w:tcW w:w="4860" w:type="dxa"/>
            <w:tcBorders>
              <w:top w:val="single" w:sz="4" w:space="0" w:color="auto"/>
              <w:bottom w:val="single" w:sz="4" w:space="0" w:color="auto"/>
            </w:tcBorders>
            <w:vAlign w:val="center"/>
          </w:tcPr>
          <w:p w:rsidR="0082612F" w:rsidRDefault="00000000">
            <w:pPr>
              <w:spacing w:line="600" w:lineRule="exact"/>
              <w:ind w:firstLineChars="400" w:firstLine="1440"/>
              <w:rPr>
                <w:rFonts w:cs="Times New Roman"/>
                <w:spacing w:val="30"/>
                <w:kern w:val="10"/>
                <w:sz w:val="28"/>
                <w:szCs w:val="28"/>
              </w:rPr>
            </w:pPr>
            <w:r>
              <w:rPr>
                <w:rFonts w:eastAsia="黑体" w:cs="Times New Roman" w:hint="eastAsia"/>
                <w:spacing w:val="30"/>
                <w:kern w:val="10"/>
                <w:sz w:val="30"/>
              </w:rPr>
              <w:t>5120216892</w:t>
            </w:r>
            <w:r>
              <w:rPr>
                <w:rFonts w:eastAsia="黑体" w:cs="Times New Roman"/>
                <w:spacing w:val="30"/>
                <w:kern w:val="10"/>
                <w:sz w:val="30"/>
              </w:rPr>
              <w:t xml:space="preserve"> </w:t>
            </w:r>
          </w:p>
        </w:tc>
      </w:tr>
      <w:tr w:rsidR="0082612F">
        <w:trPr>
          <w:trHeight w:val="631"/>
        </w:trPr>
        <w:tc>
          <w:tcPr>
            <w:tcW w:w="1963" w:type="dxa"/>
            <w:tcBorders>
              <w:bottom w:val="nil"/>
            </w:tcBorders>
          </w:tcPr>
          <w:p w:rsidR="0082612F" w:rsidRDefault="00000000">
            <w:pPr>
              <w:spacing w:line="600" w:lineRule="exact"/>
              <w:ind w:firstLineChars="0" w:firstLine="0"/>
              <w:rPr>
                <w:rFonts w:eastAsia="黑体" w:cs="Times New Roman"/>
                <w:spacing w:val="30"/>
                <w:kern w:val="10"/>
                <w:sz w:val="30"/>
              </w:rPr>
            </w:pPr>
            <w:r>
              <w:rPr>
                <w:rFonts w:eastAsia="黑体" w:cs="Times New Roman"/>
                <w:spacing w:val="30"/>
                <w:kern w:val="10"/>
                <w:sz w:val="30"/>
              </w:rPr>
              <w:t>指导教师</w:t>
            </w:r>
          </w:p>
        </w:tc>
        <w:tc>
          <w:tcPr>
            <w:tcW w:w="4860" w:type="dxa"/>
            <w:tcBorders>
              <w:top w:val="single" w:sz="4" w:space="0" w:color="auto"/>
              <w:bottom w:val="single" w:sz="4" w:space="0" w:color="auto"/>
            </w:tcBorders>
            <w:vAlign w:val="center"/>
          </w:tcPr>
          <w:p w:rsidR="0082612F" w:rsidRDefault="00000000">
            <w:pPr>
              <w:spacing w:line="600" w:lineRule="exact"/>
              <w:ind w:firstLineChars="377" w:firstLine="1357"/>
              <w:rPr>
                <w:rFonts w:eastAsia="黑体" w:cs="Times New Roman"/>
                <w:spacing w:val="30"/>
                <w:kern w:val="10"/>
                <w:sz w:val="30"/>
              </w:rPr>
            </w:pPr>
            <w:r>
              <w:rPr>
                <w:rFonts w:eastAsia="黑体" w:cs="Times New Roman" w:hint="eastAsia"/>
                <w:spacing w:val="30"/>
                <w:kern w:val="10"/>
                <w:sz w:val="30"/>
              </w:rPr>
              <w:t>王桂娟（讲师）</w:t>
            </w:r>
          </w:p>
        </w:tc>
      </w:tr>
    </w:tbl>
    <w:p w:rsidR="0082612F" w:rsidRDefault="0082612F">
      <w:pPr>
        <w:ind w:firstLine="480"/>
        <w:rPr>
          <w:rFonts w:cs="Times New Roman"/>
        </w:rPr>
      </w:pPr>
    </w:p>
    <w:p w:rsidR="0082612F" w:rsidRDefault="0082612F">
      <w:pPr>
        <w:ind w:firstLine="480"/>
        <w:rPr>
          <w:rFonts w:cs="Times New Roman"/>
        </w:rPr>
      </w:pPr>
    </w:p>
    <w:p w:rsidR="0082612F" w:rsidRDefault="0082612F">
      <w:pPr>
        <w:ind w:firstLine="480"/>
        <w:rPr>
          <w:rFonts w:cs="Times New Roman"/>
        </w:rPr>
      </w:pPr>
    </w:p>
    <w:p w:rsidR="0082612F" w:rsidRDefault="0082612F">
      <w:pPr>
        <w:ind w:firstLine="480"/>
        <w:rPr>
          <w:rFonts w:cs="Times New Roman"/>
        </w:rPr>
      </w:pPr>
    </w:p>
    <w:p w:rsidR="0082612F" w:rsidRDefault="00000000">
      <w:pPr>
        <w:ind w:firstLine="600"/>
        <w:jc w:val="center"/>
        <w:rPr>
          <w:rFonts w:eastAsia="黑体" w:cs="Times New Roman"/>
          <w:sz w:val="30"/>
          <w:szCs w:val="30"/>
        </w:rPr>
        <w:sectPr w:rsidR="0082612F">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rFonts w:eastAsia="黑体" w:cs="Times New Roman"/>
          <w:sz w:val="30"/>
          <w:szCs w:val="30"/>
        </w:rPr>
        <w:t>二〇二</w:t>
      </w:r>
      <w:r>
        <w:rPr>
          <w:rFonts w:eastAsia="黑体" w:cs="Times New Roman" w:hint="eastAsia"/>
          <w:sz w:val="30"/>
          <w:szCs w:val="30"/>
        </w:rPr>
        <w:t>五</w:t>
      </w:r>
      <w:r>
        <w:rPr>
          <w:rFonts w:eastAsia="黑体" w:cs="Times New Roman"/>
          <w:sz w:val="30"/>
          <w:szCs w:val="30"/>
        </w:rPr>
        <w:t>年</w:t>
      </w:r>
      <w:r>
        <w:rPr>
          <w:rFonts w:eastAsia="黑体" w:cs="Times New Roman" w:hint="eastAsia"/>
          <w:sz w:val="30"/>
          <w:szCs w:val="30"/>
        </w:rPr>
        <w:t>五</w:t>
      </w:r>
      <w:r>
        <w:rPr>
          <w:rFonts w:eastAsia="黑体" w:cs="Times New Roman"/>
          <w:sz w:val="30"/>
          <w:szCs w:val="30"/>
        </w:rPr>
        <w:t>月</w:t>
      </w:r>
    </w:p>
    <w:p w:rsidR="0082612F" w:rsidRDefault="0082612F">
      <w:pPr>
        <w:spacing w:line="480" w:lineRule="auto"/>
        <w:ind w:firstLineChars="0" w:firstLine="0"/>
        <w:rPr>
          <w:rFonts w:eastAsia="黑体" w:cs="Times New Roman"/>
          <w:b/>
          <w:sz w:val="28"/>
        </w:rPr>
      </w:pPr>
    </w:p>
    <w:p w:rsidR="0082612F" w:rsidRDefault="00000000">
      <w:pPr>
        <w:spacing w:line="360" w:lineRule="auto"/>
        <w:ind w:firstLine="723"/>
        <w:jc w:val="center"/>
        <w:rPr>
          <w:rFonts w:eastAsia="黑体" w:cs="Times New Roman"/>
          <w:b/>
          <w:sz w:val="36"/>
        </w:rPr>
      </w:pPr>
      <w:r>
        <w:rPr>
          <w:rFonts w:eastAsia="黑体" w:cs="Times New Roman"/>
          <w:b/>
          <w:sz w:val="36"/>
        </w:rPr>
        <w:t>西南科技大学</w:t>
      </w:r>
    </w:p>
    <w:p w:rsidR="0082612F" w:rsidRDefault="00000000">
      <w:pPr>
        <w:spacing w:line="360" w:lineRule="auto"/>
        <w:ind w:firstLine="723"/>
        <w:jc w:val="center"/>
        <w:rPr>
          <w:rFonts w:eastAsia="黑体" w:cs="Times New Roman"/>
          <w:b/>
          <w:sz w:val="36"/>
        </w:rPr>
      </w:pPr>
      <w:r>
        <w:rPr>
          <w:rFonts w:eastAsia="黑体" w:cs="Times New Roman"/>
          <w:b/>
          <w:sz w:val="36"/>
        </w:rPr>
        <w:t>本科毕业设计（论文）学术诚信声明</w:t>
      </w:r>
    </w:p>
    <w:p w:rsidR="0082612F" w:rsidRDefault="0082612F">
      <w:pPr>
        <w:spacing w:line="480" w:lineRule="auto"/>
        <w:ind w:firstLine="480"/>
        <w:rPr>
          <w:rFonts w:cs="Times New Roman"/>
        </w:rPr>
      </w:pPr>
    </w:p>
    <w:p w:rsidR="0082612F" w:rsidRDefault="00000000">
      <w:pPr>
        <w:pStyle w:val="21"/>
        <w:spacing w:line="480" w:lineRule="auto"/>
        <w:ind w:firstLine="560"/>
      </w:pPr>
      <w: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82612F" w:rsidRDefault="0082612F">
      <w:pPr>
        <w:spacing w:line="480" w:lineRule="auto"/>
        <w:ind w:firstLine="480"/>
        <w:rPr>
          <w:rFonts w:cs="Times New Roman"/>
        </w:rPr>
      </w:pPr>
    </w:p>
    <w:p w:rsidR="0082612F" w:rsidRDefault="0082612F">
      <w:pPr>
        <w:spacing w:line="480" w:lineRule="auto"/>
        <w:ind w:firstLine="480"/>
        <w:rPr>
          <w:rFonts w:cs="Times New Roman"/>
        </w:rPr>
      </w:pPr>
    </w:p>
    <w:p w:rsidR="0082612F" w:rsidRDefault="0082612F">
      <w:pPr>
        <w:spacing w:line="480" w:lineRule="auto"/>
        <w:ind w:firstLine="480"/>
        <w:rPr>
          <w:rFonts w:cs="Times New Roman"/>
        </w:rPr>
      </w:pPr>
    </w:p>
    <w:p w:rsidR="0082612F" w:rsidRDefault="00000000">
      <w:pPr>
        <w:spacing w:line="480" w:lineRule="auto"/>
        <w:ind w:firstLine="560"/>
        <w:rPr>
          <w:rFonts w:cs="Times New Roman"/>
          <w:sz w:val="28"/>
        </w:rPr>
      </w:pPr>
      <w:r>
        <w:rPr>
          <w:rFonts w:cs="Times New Roman"/>
          <w:sz w:val="28"/>
        </w:rPr>
        <w:t xml:space="preserve">                           </w:t>
      </w:r>
      <w:r>
        <w:rPr>
          <w:rFonts w:cs="Times New Roman"/>
          <w:sz w:val="28"/>
        </w:rPr>
        <w:t>作者签名：</w:t>
      </w:r>
    </w:p>
    <w:p w:rsidR="0082612F" w:rsidRDefault="0082612F">
      <w:pPr>
        <w:spacing w:line="480" w:lineRule="auto"/>
        <w:ind w:firstLine="560"/>
        <w:rPr>
          <w:rFonts w:cs="Times New Roman"/>
          <w:sz w:val="28"/>
        </w:rPr>
      </w:pPr>
    </w:p>
    <w:p w:rsidR="0082612F" w:rsidRDefault="00000000">
      <w:pPr>
        <w:spacing w:line="480" w:lineRule="auto"/>
        <w:ind w:firstLine="560"/>
        <w:rPr>
          <w:rFonts w:cs="Times New Roman"/>
          <w:sz w:val="28"/>
        </w:rPr>
      </w:pPr>
      <w:r>
        <w:rPr>
          <w:rFonts w:cs="Times New Roman"/>
          <w:sz w:val="28"/>
        </w:rPr>
        <w:t xml:space="preserve">                           </w:t>
      </w: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rsidR="0082612F" w:rsidRDefault="0082612F">
      <w:pPr>
        <w:spacing w:line="480" w:lineRule="auto"/>
        <w:ind w:firstLine="560"/>
        <w:rPr>
          <w:rFonts w:cs="Times New Roman"/>
          <w:sz w:val="28"/>
        </w:rPr>
      </w:pPr>
    </w:p>
    <w:p w:rsidR="0082612F" w:rsidRDefault="0082612F">
      <w:pPr>
        <w:spacing w:line="480" w:lineRule="auto"/>
        <w:ind w:firstLine="560"/>
        <w:rPr>
          <w:rFonts w:cs="Times New Roman"/>
          <w:sz w:val="28"/>
        </w:rPr>
      </w:pPr>
    </w:p>
    <w:p w:rsidR="0082612F" w:rsidRDefault="0082612F">
      <w:pPr>
        <w:spacing w:line="480" w:lineRule="auto"/>
        <w:ind w:firstLine="560"/>
        <w:rPr>
          <w:rFonts w:cs="Times New Roman"/>
          <w:sz w:val="28"/>
        </w:rPr>
      </w:pPr>
    </w:p>
    <w:p w:rsidR="0082612F" w:rsidRDefault="0082612F">
      <w:pPr>
        <w:spacing w:line="360" w:lineRule="auto"/>
        <w:ind w:firstLineChars="0" w:firstLine="0"/>
        <w:rPr>
          <w:rFonts w:cs="Times New Roman"/>
          <w:sz w:val="18"/>
          <w:szCs w:val="18"/>
        </w:rPr>
      </w:pPr>
    </w:p>
    <w:p w:rsidR="0082612F" w:rsidRDefault="0082612F">
      <w:pPr>
        <w:spacing w:line="480" w:lineRule="auto"/>
        <w:ind w:firstLine="560"/>
        <w:rPr>
          <w:rFonts w:eastAsia="黑体" w:cs="Times New Roman"/>
          <w:sz w:val="28"/>
        </w:rPr>
      </w:pPr>
    </w:p>
    <w:p w:rsidR="0082612F" w:rsidRDefault="0082612F">
      <w:pPr>
        <w:spacing w:line="480" w:lineRule="auto"/>
        <w:ind w:firstLine="560"/>
        <w:rPr>
          <w:rFonts w:eastAsia="黑体" w:cs="Times New Roman"/>
          <w:sz w:val="28"/>
        </w:rPr>
      </w:pPr>
    </w:p>
    <w:p w:rsidR="0082612F" w:rsidRDefault="00000000">
      <w:pPr>
        <w:spacing w:line="360" w:lineRule="auto"/>
        <w:ind w:firstLine="723"/>
        <w:jc w:val="center"/>
        <w:rPr>
          <w:rFonts w:eastAsia="黑体" w:cs="Times New Roman"/>
          <w:b/>
          <w:sz w:val="36"/>
        </w:rPr>
      </w:pPr>
      <w:r>
        <w:rPr>
          <w:rFonts w:eastAsia="黑体" w:cs="Times New Roman"/>
          <w:b/>
          <w:sz w:val="36"/>
        </w:rPr>
        <w:lastRenderedPageBreak/>
        <w:t>西南科技大学</w:t>
      </w:r>
    </w:p>
    <w:p w:rsidR="0082612F" w:rsidRDefault="00000000">
      <w:pPr>
        <w:spacing w:line="360" w:lineRule="auto"/>
        <w:ind w:firstLine="723"/>
        <w:jc w:val="center"/>
        <w:rPr>
          <w:rFonts w:eastAsia="黑体" w:cs="Times New Roman"/>
          <w:b/>
          <w:sz w:val="36"/>
        </w:rPr>
      </w:pPr>
      <w:r>
        <w:rPr>
          <w:rFonts w:eastAsia="黑体" w:cs="Times New Roman"/>
          <w:b/>
          <w:sz w:val="36"/>
        </w:rPr>
        <w:t>本科毕业设计（论文）版权使用授权书</w:t>
      </w:r>
    </w:p>
    <w:p w:rsidR="0082612F" w:rsidRDefault="0082612F">
      <w:pPr>
        <w:spacing w:line="360" w:lineRule="auto"/>
        <w:ind w:firstLine="643"/>
        <w:jc w:val="center"/>
        <w:rPr>
          <w:rFonts w:eastAsia="黑体" w:cs="Times New Roman"/>
          <w:b/>
          <w:sz w:val="32"/>
        </w:rPr>
      </w:pPr>
    </w:p>
    <w:p w:rsidR="0082612F" w:rsidRDefault="00000000">
      <w:pPr>
        <w:pStyle w:val="21"/>
        <w:spacing w:line="360" w:lineRule="auto"/>
        <w:ind w:firstLine="560"/>
      </w:pPr>
      <w:r>
        <w:t>本毕业设计（论文）作者同意学校保留并向国家有关部门或机构送交论文的复印件和电子版，允许论文被查阅和借阅。本人授权西南科技大学可以将本毕业设计（论文）的全部或部分内容编入有关数据库进行检索，可以采用影印、缩印或扫描等复制手段保存和汇编本毕业设计（论文）。</w:t>
      </w:r>
    </w:p>
    <w:p w:rsidR="0082612F" w:rsidRDefault="00000000">
      <w:pPr>
        <w:ind w:firstLine="560"/>
        <w:rPr>
          <w:rFonts w:cs="Times New Roman"/>
          <w:sz w:val="28"/>
        </w:rPr>
      </w:pPr>
      <w:r>
        <w:rPr>
          <w:rFonts w:cs="Times New Roman"/>
          <w:sz w:val="28"/>
        </w:rPr>
        <w:t xml:space="preserve">             </w:t>
      </w:r>
      <w:r>
        <w:rPr>
          <w:rFonts w:cs="Times New Roman"/>
          <w:b/>
          <w:sz w:val="28"/>
        </w:rPr>
        <w:t xml:space="preserve"> </w:t>
      </w:r>
      <w:r>
        <w:rPr>
          <w:rFonts w:cs="Times New Roman"/>
          <w:b/>
          <w:sz w:val="28"/>
        </w:rPr>
        <w:t>保密</w:t>
      </w:r>
      <w:r>
        <w:rPr>
          <w:rFonts w:cs="Times New Roman"/>
          <w:sz w:val="28"/>
        </w:rPr>
        <w:t>□</w:t>
      </w:r>
      <w:r>
        <w:rPr>
          <w:rFonts w:cs="Times New Roman"/>
          <w:sz w:val="28"/>
        </w:rPr>
        <w:t>，在</w:t>
      </w:r>
      <w:r>
        <w:rPr>
          <w:rFonts w:cs="Times New Roman"/>
          <w:sz w:val="28"/>
          <w:u w:val="single"/>
        </w:rPr>
        <w:t xml:space="preserve">   </w:t>
      </w:r>
      <w:r>
        <w:rPr>
          <w:rFonts w:cs="Times New Roman"/>
          <w:sz w:val="28"/>
        </w:rPr>
        <w:t>年解密后适用本授权书。</w:t>
      </w:r>
    </w:p>
    <w:p w:rsidR="0082612F" w:rsidRDefault="00000000">
      <w:pPr>
        <w:ind w:firstLine="560"/>
        <w:rPr>
          <w:rFonts w:cs="Times New Roman"/>
          <w:b/>
          <w:sz w:val="28"/>
        </w:rPr>
      </w:pPr>
      <w:r>
        <w:rPr>
          <w:rFonts w:cs="Times New Roman"/>
          <w:sz w:val="28"/>
        </w:rPr>
        <w:t>本论文属于</w:t>
      </w:r>
    </w:p>
    <w:p w:rsidR="0082612F" w:rsidRDefault="00000000">
      <w:pPr>
        <w:spacing w:line="360" w:lineRule="auto"/>
        <w:ind w:firstLine="562"/>
        <w:rPr>
          <w:rFonts w:cs="Times New Roman"/>
          <w:sz w:val="28"/>
        </w:rPr>
      </w:pPr>
      <w:r>
        <w:rPr>
          <w:rFonts w:cs="Times New Roman"/>
          <w:b/>
          <w:sz w:val="28"/>
        </w:rPr>
        <w:t xml:space="preserve">              </w:t>
      </w:r>
      <w:r>
        <w:rPr>
          <w:rFonts w:cs="Times New Roman"/>
          <w:b/>
          <w:sz w:val="28"/>
        </w:rPr>
        <w:t>不保密</w:t>
      </w:r>
      <w:r>
        <w:rPr>
          <w:rFonts w:cs="Times New Roman"/>
          <w:sz w:val="28"/>
        </w:rPr>
        <w:t>□</w:t>
      </w:r>
      <w:r>
        <w:rPr>
          <w:rFonts w:cs="Times New Roman"/>
          <w:sz w:val="28"/>
        </w:rPr>
        <w:t>。</w:t>
      </w:r>
    </w:p>
    <w:p w:rsidR="0082612F" w:rsidRDefault="00000000">
      <w:pPr>
        <w:spacing w:line="360" w:lineRule="auto"/>
        <w:ind w:firstLine="560"/>
        <w:rPr>
          <w:rFonts w:cs="Times New Roman"/>
          <w:sz w:val="28"/>
        </w:rPr>
      </w:pPr>
      <w:r>
        <w:rPr>
          <w:rFonts w:cs="Times New Roman"/>
          <w:sz w:val="28"/>
        </w:rPr>
        <w:t>（请在以上方框内打</w:t>
      </w:r>
      <w:r>
        <w:rPr>
          <w:rFonts w:cs="Times New Roman"/>
          <w:sz w:val="28"/>
        </w:rPr>
        <w:t>“</w:t>
      </w:r>
      <w:r>
        <w:rPr>
          <w:rFonts w:cs="Times New Roman"/>
          <w:b/>
          <w:sz w:val="28"/>
        </w:rPr>
        <w:t>√</w:t>
      </w:r>
      <w:r>
        <w:rPr>
          <w:rFonts w:cs="Times New Roman"/>
          <w:sz w:val="28"/>
        </w:rPr>
        <w:t>”</w:t>
      </w:r>
      <w:r>
        <w:rPr>
          <w:rFonts w:cs="Times New Roman"/>
          <w:sz w:val="28"/>
        </w:rPr>
        <w:t>）</w:t>
      </w:r>
    </w:p>
    <w:p w:rsidR="0082612F" w:rsidRDefault="0082612F">
      <w:pPr>
        <w:spacing w:line="360" w:lineRule="auto"/>
        <w:ind w:firstLine="560"/>
        <w:rPr>
          <w:rFonts w:cs="Times New Roman"/>
          <w:sz w:val="28"/>
        </w:rPr>
      </w:pPr>
    </w:p>
    <w:p w:rsidR="0082612F" w:rsidRDefault="0082612F">
      <w:pPr>
        <w:spacing w:line="360" w:lineRule="auto"/>
        <w:ind w:firstLine="560"/>
        <w:rPr>
          <w:rFonts w:cs="Times New Roman"/>
          <w:sz w:val="28"/>
        </w:rPr>
      </w:pPr>
    </w:p>
    <w:p w:rsidR="0082612F" w:rsidRDefault="0082612F">
      <w:pPr>
        <w:spacing w:line="360" w:lineRule="auto"/>
        <w:ind w:firstLine="560"/>
        <w:rPr>
          <w:rFonts w:cs="Times New Roman"/>
          <w:sz w:val="28"/>
        </w:rPr>
      </w:pPr>
    </w:p>
    <w:p w:rsidR="0082612F" w:rsidRPr="00CD61DD" w:rsidRDefault="00CD61DD">
      <w:pPr>
        <w:spacing w:line="360" w:lineRule="auto"/>
        <w:ind w:firstLine="480"/>
        <w:rPr>
          <w:rFonts w:cs="Times New Roman"/>
          <w:sz w:val="28"/>
        </w:rPr>
      </w:pPr>
      <w:r>
        <w:rPr>
          <w:noProof/>
        </w:rPr>
        <w:drawing>
          <wp:anchor distT="0" distB="0" distL="114300" distR="114300" simplePos="0" relativeHeight="251696128" behindDoc="1" locked="0" layoutInCell="1" allowOverlap="1" wp14:anchorId="5EFBACD3">
            <wp:simplePos x="0" y="0"/>
            <wp:positionH relativeFrom="column">
              <wp:posOffset>4853305</wp:posOffset>
            </wp:positionH>
            <wp:positionV relativeFrom="paragraph">
              <wp:posOffset>45085</wp:posOffset>
            </wp:positionV>
            <wp:extent cx="1161415" cy="418465"/>
            <wp:effectExtent l="0" t="0" r="635" b="635"/>
            <wp:wrapNone/>
            <wp:docPr id="83423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32500" name=""/>
                    <pic:cNvPicPr/>
                  </pic:nvPicPr>
                  <pic:blipFill>
                    <a:blip r:embed="rId17">
                      <a:extLst>
                        <a:ext uri="{28A0092B-C50C-407E-A947-70E740481C1C}">
                          <a14:useLocalDpi xmlns:a14="http://schemas.microsoft.com/office/drawing/2010/main" val="0"/>
                        </a:ext>
                      </a:extLst>
                    </a:blip>
                    <a:stretch>
                      <a:fillRect/>
                    </a:stretch>
                  </pic:blipFill>
                  <pic:spPr>
                    <a:xfrm>
                      <a:off x="0" y="0"/>
                      <a:ext cx="1161415" cy="418465"/>
                    </a:xfrm>
                    <a:prstGeom prst="rect">
                      <a:avLst/>
                    </a:prstGeom>
                  </pic:spPr>
                </pic:pic>
              </a:graphicData>
            </a:graphic>
          </wp:anchor>
        </w:drawing>
      </w:r>
      <w:r w:rsidR="00000000">
        <w:rPr>
          <w:rFonts w:cs="Times New Roman"/>
          <w:sz w:val="28"/>
        </w:rPr>
        <w:t>作者签名：</w:t>
      </w:r>
      <w:r w:rsidR="00000000">
        <w:rPr>
          <w:rFonts w:cs="Times New Roman"/>
          <w:sz w:val="28"/>
        </w:rPr>
        <w:t xml:space="preserve">                             </w:t>
      </w:r>
      <w:r w:rsidR="00000000">
        <w:rPr>
          <w:rFonts w:cs="Times New Roman"/>
          <w:sz w:val="28"/>
        </w:rPr>
        <w:t>指导教师签名：</w:t>
      </w:r>
    </w:p>
    <w:p w:rsidR="0082612F" w:rsidRDefault="0082612F">
      <w:pPr>
        <w:spacing w:line="360" w:lineRule="auto"/>
        <w:ind w:firstLine="560"/>
        <w:rPr>
          <w:rFonts w:cs="Times New Roman"/>
          <w:sz w:val="28"/>
        </w:rPr>
      </w:pPr>
    </w:p>
    <w:p w:rsidR="0082612F" w:rsidRDefault="00000000">
      <w:pPr>
        <w:spacing w:line="360" w:lineRule="auto"/>
        <w:ind w:firstLine="560"/>
        <w:rPr>
          <w:rFonts w:cs="Times New Roman"/>
          <w:sz w:val="28"/>
        </w:rPr>
      </w:pP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r>
        <w:rPr>
          <w:rFonts w:cs="Times New Roman"/>
          <w:sz w:val="28"/>
        </w:rPr>
        <w:t xml:space="preserve">                   </w:t>
      </w:r>
      <w:r>
        <w:rPr>
          <w:rFonts w:cs="Times New Roman"/>
          <w:sz w:val="28"/>
        </w:rPr>
        <w:t>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rsidR="0082612F" w:rsidRDefault="0082612F">
      <w:pPr>
        <w:ind w:firstLine="480"/>
        <w:rPr>
          <w:rFonts w:cs="Times New Roman"/>
        </w:rPr>
        <w:sectPr w:rsidR="0082612F">
          <w:headerReference w:type="even" r:id="rId18"/>
          <w:headerReference w:type="default" r:id="rId19"/>
          <w:footerReference w:type="even" r:id="rId20"/>
          <w:footerReference w:type="default" r:id="rId21"/>
          <w:headerReference w:type="first" r:id="rId22"/>
          <w:footerReference w:type="first" r:id="rId23"/>
          <w:pgSz w:w="11906" w:h="16838"/>
          <w:pgMar w:top="1701" w:right="1417" w:bottom="1701" w:left="1417" w:header="851" w:footer="992" w:gutter="0"/>
          <w:cols w:space="425"/>
          <w:docGrid w:type="lines" w:linePitch="312"/>
        </w:sectPr>
      </w:pPr>
    </w:p>
    <w:p w:rsidR="0082612F" w:rsidRDefault="0082612F">
      <w:pPr>
        <w:spacing w:line="480" w:lineRule="auto"/>
        <w:ind w:firstLineChars="0" w:firstLine="0"/>
        <w:rPr>
          <w:rFonts w:eastAsia="黑体" w:cs="Times New Roman"/>
          <w:b/>
          <w:sz w:val="28"/>
        </w:rPr>
      </w:pPr>
    </w:p>
    <w:p w:rsidR="0082612F" w:rsidRDefault="00000000">
      <w:pPr>
        <w:pStyle w:val="a3"/>
        <w:spacing w:beforeLines="50" w:before="156" w:afterLines="50" w:after="156"/>
        <w:ind w:leftChars="0" w:left="0" w:firstLineChars="0" w:firstLine="0"/>
        <w:jc w:val="center"/>
        <w:rPr>
          <w:rFonts w:eastAsia="黑体" w:cs="Times New Roman"/>
          <w:bCs/>
          <w:sz w:val="48"/>
          <w:szCs w:val="48"/>
        </w:rPr>
      </w:pPr>
      <w:r>
        <w:rPr>
          <w:rFonts w:eastAsia="黑体" w:cs="Times New Roman" w:hint="eastAsia"/>
          <w:bCs/>
          <w:sz w:val="48"/>
          <w:szCs w:val="48"/>
        </w:rPr>
        <w:t>酒诗文</w:t>
      </w:r>
      <w:proofErr w:type="gramStart"/>
      <w:r>
        <w:rPr>
          <w:rFonts w:eastAsia="黑体" w:cs="Times New Roman" w:hint="eastAsia"/>
          <w:bCs/>
          <w:sz w:val="48"/>
          <w:szCs w:val="48"/>
        </w:rPr>
        <w:t>化数据</w:t>
      </w:r>
      <w:proofErr w:type="gramEnd"/>
      <w:r>
        <w:rPr>
          <w:rFonts w:eastAsia="黑体" w:cs="Times New Roman" w:hint="eastAsia"/>
          <w:bCs/>
          <w:sz w:val="48"/>
          <w:szCs w:val="48"/>
        </w:rPr>
        <w:t>治理与可视化系统设计</w:t>
      </w:r>
    </w:p>
    <w:p w:rsidR="0082612F" w:rsidRDefault="00000000">
      <w:pPr>
        <w:pStyle w:val="a3"/>
        <w:spacing w:beforeLines="50" w:before="156" w:afterLines="50" w:after="156"/>
        <w:ind w:leftChars="0" w:left="0" w:firstLineChars="0" w:firstLine="0"/>
        <w:jc w:val="center"/>
        <w:rPr>
          <w:rFonts w:eastAsia="黑体" w:cs="Times New Roman"/>
          <w:bCs/>
          <w:sz w:val="48"/>
          <w:szCs w:val="48"/>
        </w:rPr>
      </w:pPr>
      <w:r>
        <w:rPr>
          <w:rFonts w:eastAsia="黑体" w:cs="Times New Roman" w:hint="eastAsia"/>
          <w:bCs/>
          <w:sz w:val="48"/>
          <w:szCs w:val="48"/>
        </w:rPr>
        <w:t>与实现</w:t>
      </w:r>
    </w:p>
    <w:p w:rsidR="0082612F" w:rsidRDefault="00000000">
      <w:pPr>
        <w:ind w:firstLine="480"/>
        <w:rPr>
          <w:rFonts w:cs="Times New Roman"/>
          <w:szCs w:val="24"/>
        </w:rPr>
      </w:pPr>
      <w:r>
        <w:rPr>
          <w:rFonts w:eastAsia="黑体" w:cs="Times New Roman" w:hint="eastAsia"/>
          <w:szCs w:val="24"/>
        </w:rPr>
        <w:t>摘要：</w:t>
      </w:r>
      <w:r>
        <w:rPr>
          <w:rFonts w:cs="Times New Roman"/>
          <w:shd w:val="clear" w:color="auto" w:fill="FFFFFF"/>
        </w:rPr>
        <w:t>中华传统酒诗文化源远流长，蕴含着丰富的历史、文化与艺术价值，是研究古代社会风貌与文人精神世界的重要窗口。然而，酒诗文</w:t>
      </w:r>
      <w:proofErr w:type="gramStart"/>
      <w:r>
        <w:rPr>
          <w:rFonts w:cs="Times New Roman"/>
          <w:shd w:val="clear" w:color="auto" w:fill="FFFFFF"/>
        </w:rPr>
        <w:t>化数据</w:t>
      </w:r>
      <w:proofErr w:type="gramEnd"/>
      <w:r>
        <w:rPr>
          <w:rFonts w:cs="Times New Roman"/>
          <w:shd w:val="clear" w:color="auto" w:fill="FFFFFF"/>
        </w:rPr>
        <w:t>分散、格式多样且存在大量噪声，数据治理难度大，同时如何将复杂的数据以直观易懂的方式呈现，也是当前面临的一大挑战</w:t>
      </w:r>
      <w:r>
        <w:rPr>
          <w:rFonts w:cs="Times New Roman" w:hint="eastAsia"/>
          <w:shd w:val="clear" w:color="auto" w:fill="FFFFFF"/>
        </w:rPr>
        <w:t>，</w:t>
      </w:r>
      <w:r>
        <w:rPr>
          <w:rFonts w:cs="Times New Roman"/>
          <w:szCs w:val="24"/>
        </w:rPr>
        <w:t>本</w:t>
      </w:r>
      <w:r w:rsidR="009A180A">
        <w:rPr>
          <w:rFonts w:cs="Times New Roman" w:hint="eastAsia"/>
          <w:szCs w:val="24"/>
        </w:rPr>
        <w:t>文</w:t>
      </w:r>
      <w:r>
        <w:rPr>
          <w:rFonts w:cs="Times New Roman"/>
          <w:szCs w:val="24"/>
        </w:rPr>
        <w:t>设计并且实现了一套针对中华传统酒诗文化的数据治理以及可视化系统</w:t>
      </w:r>
      <w:r>
        <w:rPr>
          <w:rFonts w:cs="Times New Roman" w:hint="eastAsia"/>
          <w:szCs w:val="24"/>
        </w:rPr>
        <w:t>。</w:t>
      </w:r>
      <w:r>
        <w:rPr>
          <w:rFonts w:cs="Times New Roman"/>
          <w:szCs w:val="24"/>
        </w:rPr>
        <w:t>此系统运用分层架构来设计，前端是基于</w:t>
      </w:r>
      <w:r>
        <w:rPr>
          <w:rFonts w:cs="Times New Roman"/>
          <w:szCs w:val="24"/>
        </w:rPr>
        <w:t>Vue 3</w:t>
      </w:r>
      <w:r>
        <w:rPr>
          <w:rFonts w:cs="Times New Roman"/>
          <w:szCs w:val="24"/>
        </w:rPr>
        <w:t>框架并结合</w:t>
      </w:r>
      <w:r>
        <w:rPr>
          <w:rFonts w:cs="Times New Roman"/>
          <w:szCs w:val="24"/>
        </w:rPr>
        <w:t>TypeScript</w:t>
      </w:r>
      <w:r>
        <w:rPr>
          <w:rFonts w:cs="Times New Roman"/>
          <w:szCs w:val="24"/>
        </w:rPr>
        <w:t>语言进行开发，还集成了</w:t>
      </w:r>
      <w:proofErr w:type="spellStart"/>
      <w:r>
        <w:rPr>
          <w:rFonts w:cs="Times New Roman"/>
          <w:szCs w:val="24"/>
        </w:rPr>
        <w:t>ECharts</w:t>
      </w:r>
      <w:proofErr w:type="spellEnd"/>
      <w:r>
        <w:rPr>
          <w:rFonts w:cs="Times New Roman"/>
          <w:szCs w:val="24"/>
        </w:rPr>
        <w:t>可视化组件，后端运用</w:t>
      </w:r>
      <w:r>
        <w:rPr>
          <w:rFonts w:cs="Times New Roman"/>
          <w:szCs w:val="24"/>
        </w:rPr>
        <w:t>Node.js</w:t>
      </w:r>
      <w:r>
        <w:rPr>
          <w:rFonts w:cs="Times New Roman"/>
          <w:szCs w:val="24"/>
        </w:rPr>
        <w:t>与</w:t>
      </w:r>
      <w:r>
        <w:rPr>
          <w:rFonts w:cs="Times New Roman"/>
          <w:szCs w:val="24"/>
        </w:rPr>
        <w:t>Express.js</w:t>
      </w:r>
      <w:r>
        <w:rPr>
          <w:rFonts w:cs="Times New Roman"/>
          <w:szCs w:val="24"/>
        </w:rPr>
        <w:t>技术</w:t>
      </w:r>
      <w:proofErr w:type="gramStart"/>
      <w:r>
        <w:rPr>
          <w:rFonts w:cs="Times New Roman"/>
          <w:szCs w:val="24"/>
        </w:rPr>
        <w:t>栈</w:t>
      </w:r>
      <w:proofErr w:type="gramEnd"/>
      <w:r>
        <w:rPr>
          <w:rFonts w:cs="Times New Roman"/>
          <w:szCs w:val="24"/>
        </w:rPr>
        <w:t>搭建服务器环境，同时配合</w:t>
      </w:r>
      <w:r>
        <w:rPr>
          <w:rFonts w:cs="Times New Roman"/>
          <w:szCs w:val="24"/>
        </w:rPr>
        <w:t>MySQL</w:t>
      </w:r>
      <w:r>
        <w:rPr>
          <w:rFonts w:cs="Times New Roman"/>
          <w:szCs w:val="24"/>
        </w:rPr>
        <w:t>数据库以及</w:t>
      </w:r>
      <w:r>
        <w:rPr>
          <w:rFonts w:cs="Times New Roman"/>
          <w:szCs w:val="24"/>
        </w:rPr>
        <w:t>AI</w:t>
      </w:r>
      <w:r>
        <w:rPr>
          <w:rFonts w:cs="Times New Roman"/>
          <w:szCs w:val="24"/>
        </w:rPr>
        <w:t>分析模块。在数据</w:t>
      </w:r>
      <w:r>
        <w:rPr>
          <w:rFonts w:cs="Times New Roman" w:hint="eastAsia"/>
          <w:szCs w:val="24"/>
        </w:rPr>
        <w:t>治理</w:t>
      </w:r>
      <w:r>
        <w:rPr>
          <w:rFonts w:cs="Times New Roman"/>
          <w:szCs w:val="24"/>
        </w:rPr>
        <w:t>方面，系统构建了覆盖数据采集、标准化以及质量评估的全流程治理机制，切实保障了数据的一致性与准确性，还开发了多样化的可视化交互平台。</w:t>
      </w:r>
      <w:r>
        <w:rPr>
          <w:rFonts w:cs="Times New Roman" w:hint="eastAsia"/>
          <w:szCs w:val="24"/>
        </w:rPr>
        <w:t>在可视化方面，</w:t>
      </w:r>
      <w:r>
        <w:rPr>
          <w:rFonts w:cs="Times New Roman"/>
          <w:szCs w:val="24"/>
        </w:rPr>
        <w:t>通过直观的图表和图形展示，方便用户理解和分析中华传统酒诗文化数据，为研究者和爱好者提供了一个高效、便捷且功能全面的平台，有助于深入挖掘中华传统酒诗文化的内涵与价值。</w:t>
      </w:r>
      <w:r>
        <w:rPr>
          <w:rFonts w:cs="Times New Roman"/>
          <w:color w:val="000000"/>
        </w:rPr>
        <w:t xml:space="preserve"> </w:t>
      </w:r>
    </w:p>
    <w:p w:rsidR="0082612F" w:rsidRDefault="00000000">
      <w:pPr>
        <w:pStyle w:val="a3"/>
        <w:spacing w:beforeLines="50" w:before="156" w:afterLines="50" w:after="156"/>
        <w:ind w:leftChars="0" w:left="0" w:firstLine="480"/>
        <w:rPr>
          <w:rFonts w:cs="Times New Roman"/>
        </w:rPr>
      </w:pPr>
      <w:r>
        <w:rPr>
          <w:rFonts w:eastAsia="黑体" w:cs="Times New Roman"/>
          <w:szCs w:val="24"/>
        </w:rPr>
        <w:t>关键词：</w:t>
      </w:r>
      <w:r>
        <w:rPr>
          <w:rFonts w:cs="Times New Roman" w:hint="eastAsia"/>
          <w:color w:val="000000"/>
        </w:rPr>
        <w:t>酒诗文化数据；数据治理；可视化系统；人工智能分析</w:t>
      </w:r>
    </w:p>
    <w:p w:rsidR="0082612F" w:rsidRDefault="0082612F">
      <w:pPr>
        <w:ind w:firstLine="480"/>
        <w:jc w:val="center"/>
        <w:rPr>
          <w:rFonts w:eastAsia="黑体" w:cs="Times New Roman"/>
        </w:rPr>
      </w:pPr>
    </w:p>
    <w:p w:rsidR="0082612F" w:rsidRDefault="0082612F">
      <w:pPr>
        <w:ind w:firstLine="480"/>
        <w:jc w:val="center"/>
        <w:rPr>
          <w:rFonts w:eastAsia="黑体" w:cs="Times New Roman"/>
        </w:rPr>
      </w:pPr>
    </w:p>
    <w:p w:rsidR="0082612F" w:rsidRDefault="0082612F">
      <w:pPr>
        <w:ind w:firstLine="480"/>
        <w:rPr>
          <w:rFonts w:eastAsia="黑体" w:cs="Times New Roman"/>
        </w:rPr>
      </w:pPr>
    </w:p>
    <w:p w:rsidR="0082612F" w:rsidRDefault="0082612F">
      <w:pPr>
        <w:ind w:firstLine="480"/>
        <w:jc w:val="center"/>
        <w:rPr>
          <w:rFonts w:eastAsia="黑体" w:cs="Times New Roman"/>
        </w:rPr>
      </w:pPr>
    </w:p>
    <w:p w:rsidR="0082612F" w:rsidRDefault="0082612F">
      <w:pPr>
        <w:ind w:firstLine="480"/>
        <w:jc w:val="center"/>
        <w:rPr>
          <w:rFonts w:eastAsia="黑体" w:cs="Times New Roman"/>
        </w:rPr>
      </w:pPr>
    </w:p>
    <w:p w:rsidR="0082612F" w:rsidRDefault="0082612F">
      <w:pPr>
        <w:ind w:firstLine="480"/>
        <w:jc w:val="center"/>
        <w:rPr>
          <w:rFonts w:eastAsia="黑体" w:cs="Times New Roman"/>
        </w:rPr>
      </w:pPr>
    </w:p>
    <w:p w:rsidR="0082612F" w:rsidRDefault="0082612F">
      <w:pPr>
        <w:ind w:firstLine="480"/>
        <w:jc w:val="center"/>
        <w:rPr>
          <w:rFonts w:eastAsia="黑体" w:cs="Times New Roman"/>
        </w:rPr>
        <w:sectPr w:rsidR="0082612F">
          <w:headerReference w:type="default" r:id="rId24"/>
          <w:footerReference w:type="default" r:id="rId25"/>
          <w:pgSz w:w="11906" w:h="16838"/>
          <w:pgMar w:top="1701" w:right="1417" w:bottom="1701" w:left="1417" w:header="1134" w:footer="1134" w:gutter="0"/>
          <w:pgNumType w:fmt="upperRoman" w:start="1"/>
          <w:cols w:space="425"/>
          <w:docGrid w:type="lines" w:linePitch="312"/>
        </w:sectPr>
      </w:pPr>
    </w:p>
    <w:p w:rsidR="0082612F" w:rsidRDefault="00000000">
      <w:pPr>
        <w:pStyle w:val="a3"/>
        <w:spacing w:beforeLines="50" w:before="156" w:afterLines="50" w:after="156"/>
        <w:ind w:leftChars="0" w:left="0" w:firstLine="964"/>
        <w:jc w:val="center"/>
        <w:rPr>
          <w:rFonts w:eastAsia="黑体" w:cs="Times New Roman"/>
          <w:b/>
          <w:sz w:val="48"/>
          <w:szCs w:val="48"/>
        </w:rPr>
      </w:pPr>
      <w:r>
        <w:rPr>
          <w:rFonts w:eastAsia="黑体" w:cs="Times New Roman" w:hint="eastAsia"/>
          <w:b/>
          <w:sz w:val="48"/>
          <w:szCs w:val="48"/>
        </w:rPr>
        <w:lastRenderedPageBreak/>
        <w:t>Design and Implementation of a Data Governance and Visualization System for Wine Poetry Culture</w:t>
      </w:r>
    </w:p>
    <w:p w:rsidR="0082612F" w:rsidRDefault="00000000">
      <w:pPr>
        <w:pStyle w:val="a3"/>
        <w:spacing w:after="0"/>
        <w:ind w:left="480" w:firstLine="482"/>
        <w:rPr>
          <w:rFonts w:cs="Times New Roman"/>
        </w:rPr>
      </w:pPr>
      <w:r>
        <w:rPr>
          <w:rFonts w:eastAsia="黑体" w:cs="Times New Roman"/>
          <w:b/>
          <w:szCs w:val="24"/>
        </w:rPr>
        <w:t>Abstract</w:t>
      </w:r>
      <w:r>
        <w:rPr>
          <w:rFonts w:eastAsia="黑体" w:cs="Times New Roman"/>
          <w:szCs w:val="24"/>
        </w:rPr>
        <w:t>：</w:t>
      </w:r>
      <w:r>
        <w:rPr>
          <w:rFonts w:cs="Times New Roman"/>
        </w:rPr>
        <w:t xml:space="preserve">The traditional Chinese wine poetry culture has a long history and contains rich historical, cultural and artistic values, and is an important window for the study of ancient social features and the spiritual world of literati. However, the data of wine poetry culture is scattered, diverse in format and has a lot of noise, which makes it difficult to govern the data, and how to present the complex data in an intuitive and easy-to-understand way is also a major challenge at present. The system is designed using a hierarchical architecture, the front-end is based on the Vue 3 framework and combined with the TypeScript language, and also integrates the </w:t>
      </w:r>
      <w:proofErr w:type="spellStart"/>
      <w:r>
        <w:rPr>
          <w:rFonts w:cs="Times New Roman"/>
        </w:rPr>
        <w:t>ECharts</w:t>
      </w:r>
      <w:proofErr w:type="spellEnd"/>
      <w:r>
        <w:rPr>
          <w:rFonts w:cs="Times New Roman"/>
        </w:rPr>
        <w:t xml:space="preserve"> visualization component, and the back-end uses Node.js and Express.js technology stack to build a server environment, and cooperates with MySQL database and AI analysis module. In terms of data governance, the system has built a whole-process governance mechanism covering data collection, standardization and quality assessment, effectively ensuring the consistency and accuracy of data, and has also developed a diversified visual interaction platform. In terms of </w:t>
      </w:r>
      <w:proofErr w:type="gramStart"/>
      <w:r>
        <w:rPr>
          <w:rFonts w:cs="Times New Roman"/>
        </w:rPr>
        <w:t xml:space="preserve">visualization </w:t>
      </w:r>
      <w:r>
        <w:rPr>
          <w:rFonts w:cs="Times New Roman" w:hint="eastAsia"/>
        </w:rPr>
        <w:t>,t</w:t>
      </w:r>
      <w:r>
        <w:rPr>
          <w:rFonts w:cs="Times New Roman"/>
        </w:rPr>
        <w:t>hrough</w:t>
      </w:r>
      <w:proofErr w:type="gramEnd"/>
      <w:r>
        <w:rPr>
          <w:rFonts w:cs="Times New Roman"/>
        </w:rPr>
        <w:t xml:space="preserve"> intuitive charts and graphs, it is convenient for users to understand and analyze the data of traditional Chinese wine poetry culture, providing an efficient, convenient and comprehensive platform for researchers and enthusiasts, which is helpful to deeply explore the connotation and value of traditional Chinese wine poetry culture.</w:t>
      </w:r>
    </w:p>
    <w:p w:rsidR="0082612F" w:rsidRDefault="0082612F">
      <w:pPr>
        <w:pStyle w:val="a3"/>
        <w:spacing w:after="0"/>
        <w:ind w:leftChars="0" w:left="0" w:firstLine="480"/>
        <w:rPr>
          <w:rFonts w:cs="Times New Roman"/>
        </w:rPr>
      </w:pPr>
    </w:p>
    <w:p w:rsidR="0082612F" w:rsidRDefault="00000000">
      <w:pPr>
        <w:pStyle w:val="a3"/>
        <w:spacing w:after="0"/>
        <w:ind w:leftChars="0" w:left="300" w:firstLine="482"/>
        <w:rPr>
          <w:rFonts w:eastAsia="黑体" w:cs="Times New Roman"/>
          <w:color w:val="000000"/>
          <w:szCs w:val="24"/>
        </w:rPr>
      </w:pPr>
      <w:r>
        <w:rPr>
          <w:rFonts w:eastAsia="黑体" w:cs="Times New Roman"/>
          <w:b/>
          <w:szCs w:val="24"/>
        </w:rPr>
        <w:t>Key</w:t>
      </w:r>
      <w:r>
        <w:rPr>
          <w:rFonts w:eastAsia="黑体" w:cs="Times New Roman" w:hint="eastAsia"/>
          <w:b/>
          <w:szCs w:val="24"/>
        </w:rPr>
        <w:t xml:space="preserve"> </w:t>
      </w:r>
      <w:r>
        <w:rPr>
          <w:rFonts w:eastAsia="黑体" w:cs="Times New Roman"/>
          <w:b/>
          <w:szCs w:val="24"/>
        </w:rPr>
        <w:t>words:</w:t>
      </w:r>
      <w:r>
        <w:rPr>
          <w:rFonts w:eastAsia="黑体" w:cs="Times New Roman"/>
          <w:szCs w:val="24"/>
        </w:rPr>
        <w:t xml:space="preserve"> </w:t>
      </w:r>
      <w:r>
        <w:rPr>
          <w:rFonts w:cs="Times New Roman" w:hint="eastAsia"/>
          <w:color w:val="000000"/>
          <w:szCs w:val="24"/>
        </w:rPr>
        <w:t>Wine and Poetry Culture; Data Governance; Visualization System; Artificial Intelligence Analysis</w:t>
      </w:r>
    </w:p>
    <w:p w:rsidR="0082612F" w:rsidRDefault="0082612F">
      <w:pPr>
        <w:ind w:firstLine="480"/>
        <w:jc w:val="center"/>
        <w:rPr>
          <w:rFonts w:eastAsia="黑体" w:cs="Times New Roman"/>
        </w:rPr>
      </w:pPr>
    </w:p>
    <w:p w:rsidR="0082612F" w:rsidRDefault="0082612F">
      <w:pPr>
        <w:ind w:firstLine="480"/>
        <w:jc w:val="center"/>
        <w:rPr>
          <w:rFonts w:eastAsia="黑体" w:cs="Times New Roman"/>
        </w:rPr>
      </w:pPr>
    </w:p>
    <w:p w:rsidR="0082612F" w:rsidRDefault="0082612F">
      <w:pPr>
        <w:ind w:firstLine="480"/>
        <w:jc w:val="center"/>
        <w:rPr>
          <w:rFonts w:eastAsia="黑体" w:cs="Times New Roman"/>
        </w:rPr>
      </w:pPr>
    </w:p>
    <w:p w:rsidR="0082612F" w:rsidRDefault="0082612F">
      <w:pPr>
        <w:ind w:firstLine="480"/>
        <w:jc w:val="center"/>
        <w:rPr>
          <w:rFonts w:eastAsia="黑体" w:cs="Times New Roman"/>
        </w:rPr>
      </w:pPr>
    </w:p>
    <w:p w:rsidR="0082612F" w:rsidRDefault="0082612F">
      <w:pPr>
        <w:ind w:firstLine="480"/>
        <w:jc w:val="center"/>
        <w:rPr>
          <w:rFonts w:eastAsia="黑体" w:cs="Times New Roman"/>
        </w:rPr>
      </w:pPr>
    </w:p>
    <w:p w:rsidR="0082612F" w:rsidRDefault="0082612F">
      <w:pPr>
        <w:ind w:firstLineChars="0" w:firstLine="0"/>
        <w:rPr>
          <w:rFonts w:eastAsia="黑体" w:cs="Times New Roman"/>
        </w:rPr>
        <w:sectPr w:rsidR="0082612F">
          <w:pgSz w:w="11906" w:h="16838"/>
          <w:pgMar w:top="1701" w:right="1417" w:bottom="1701" w:left="1417" w:header="1134" w:footer="1134" w:gutter="0"/>
          <w:pgNumType w:fmt="upperRoman"/>
          <w:cols w:space="425"/>
          <w:docGrid w:type="lines" w:linePitch="312"/>
        </w:sectPr>
      </w:pPr>
    </w:p>
    <w:p w:rsidR="0082612F" w:rsidRDefault="00000000">
      <w:pPr>
        <w:pStyle w:val="1-1"/>
        <w:spacing w:beforeLines="100" w:before="312" w:afterLines="100" w:after="312" w:line="360" w:lineRule="auto"/>
        <w:ind w:firstLine="720"/>
        <w:outlineLvl w:val="9"/>
        <w:rPr>
          <w:rFonts w:ascii="Times New Roman" w:cs="Times New Roman"/>
          <w:sz w:val="36"/>
          <w:szCs w:val="36"/>
        </w:rPr>
      </w:pPr>
      <w:bookmarkStart w:id="7" w:name="_Toc15078"/>
      <w:bookmarkStart w:id="8" w:name="_Toc466640615"/>
      <w:bookmarkStart w:id="9" w:name="_Toc466640586"/>
      <w:r>
        <w:rPr>
          <w:rFonts w:ascii="Times New Roman" w:cs="Times New Roman"/>
          <w:sz w:val="36"/>
          <w:szCs w:val="36"/>
        </w:rPr>
        <w:lastRenderedPageBreak/>
        <w:t>目</w:t>
      </w:r>
      <w:r>
        <w:rPr>
          <w:rFonts w:ascii="Times New Roman" w:cs="Times New Roman"/>
          <w:sz w:val="36"/>
          <w:szCs w:val="36"/>
        </w:rPr>
        <w:t xml:space="preserve">  </w:t>
      </w:r>
      <w:r>
        <w:rPr>
          <w:rFonts w:ascii="Times New Roman" w:cs="Times New Roman"/>
          <w:sz w:val="36"/>
          <w:szCs w:val="36"/>
        </w:rPr>
        <w:t>录</w:t>
      </w:r>
      <w:bookmarkStart w:id="10" w:name="_Toc4676"/>
      <w:bookmarkEnd w:id="7"/>
      <w:bookmarkEnd w:id="8"/>
      <w:bookmarkEnd w:id="9"/>
      <w:r>
        <w:rPr>
          <w:rFonts w:cs="Times New Roman"/>
          <w:b/>
          <w:bCs/>
          <w:caps/>
          <w:kern w:val="24"/>
        </w:rPr>
        <w:fldChar w:fldCharType="begin"/>
      </w:r>
      <w:r>
        <w:rPr>
          <w:rFonts w:cs="Times New Roman"/>
          <w:b/>
          <w:bCs/>
          <w:caps/>
          <w:kern w:val="24"/>
        </w:rPr>
        <w:instrText xml:space="preserve"> TOC \o "1-4" \u </w:instrText>
      </w:r>
      <w:r>
        <w:rPr>
          <w:rFonts w:cs="Times New Roman"/>
          <w:b/>
          <w:bCs/>
          <w:caps/>
          <w:kern w:val="24"/>
        </w:rPr>
        <w:fldChar w:fldCharType="separate"/>
      </w:r>
    </w:p>
    <w:p w:rsidR="0082612F" w:rsidRDefault="00000000">
      <w:pPr>
        <w:pStyle w:val="TOC2"/>
        <w:tabs>
          <w:tab w:val="right" w:leader="dot" w:pos="9062"/>
        </w:tabs>
        <w:ind w:left="480" w:firstLineChars="0" w:firstLine="0"/>
        <w:jc w:val="left"/>
        <w:rPr>
          <w:rFonts w:ascii="黑体" w:eastAsia="黑体" w:hAnsi="黑体" w:hint="eastAsia"/>
          <w:szCs w:val="24"/>
          <w14:ligatures w14:val="standardContextual"/>
        </w:rPr>
      </w:pPr>
      <w:r>
        <w:rPr>
          <w:rFonts w:ascii="黑体" w:eastAsia="黑体" w:hAnsi="黑体" w:hint="eastAsia"/>
          <w:szCs w:val="24"/>
        </w:rPr>
        <w:t>第1章 绪论</w:t>
      </w:r>
      <w:r>
        <w:rPr>
          <w:rFonts w:ascii="黑体" w:eastAsia="黑体" w:hAnsi="黑体" w:hint="eastAsia"/>
          <w:szCs w:val="24"/>
        </w:rPr>
        <w:tab/>
      </w:r>
      <w:r>
        <w:rPr>
          <w:rFonts w:ascii="黑体" w:eastAsia="黑体" w:hAnsi="黑体" w:hint="eastAsia"/>
          <w:szCs w:val="24"/>
        </w:rPr>
        <w:fldChar w:fldCharType="begin"/>
      </w:r>
      <w:r>
        <w:rPr>
          <w:rFonts w:ascii="黑体" w:eastAsia="黑体" w:hAnsi="黑体" w:hint="eastAsia"/>
          <w:szCs w:val="24"/>
        </w:rPr>
        <w:instrText xml:space="preserve"> </w:instrText>
      </w:r>
      <w:r>
        <w:rPr>
          <w:rFonts w:ascii="黑体" w:eastAsia="黑体" w:hAnsi="黑体"/>
          <w:szCs w:val="24"/>
        </w:rPr>
        <w:instrText>PAGEREF _Toc198018585 \h</w:instrText>
      </w:r>
      <w:r>
        <w:rPr>
          <w:rFonts w:ascii="黑体" w:eastAsia="黑体" w:hAnsi="黑体" w:hint="eastAsia"/>
          <w:szCs w:val="24"/>
        </w:rPr>
        <w:instrText xml:space="preserve"> </w:instrText>
      </w:r>
      <w:r>
        <w:rPr>
          <w:rFonts w:ascii="黑体" w:eastAsia="黑体" w:hAnsi="黑体" w:hint="eastAsia"/>
          <w:szCs w:val="24"/>
        </w:rPr>
      </w:r>
      <w:r>
        <w:rPr>
          <w:rFonts w:ascii="黑体" w:eastAsia="黑体" w:hAnsi="黑体" w:hint="eastAsia"/>
          <w:szCs w:val="24"/>
        </w:rPr>
        <w:fldChar w:fldCharType="separate"/>
      </w:r>
      <w:r>
        <w:rPr>
          <w:rFonts w:ascii="黑体" w:eastAsia="黑体" w:hAnsi="黑体" w:hint="eastAsia"/>
          <w:szCs w:val="24"/>
        </w:rPr>
        <w:t>1</w:t>
      </w:r>
      <w:r>
        <w:rPr>
          <w:rFonts w:ascii="黑体" w:eastAsia="黑体" w:hAnsi="黑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1.1 研究背景</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_Toc198018586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1.2 研究意义</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_Toc198018587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1.3 国内外现状</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_Toc198018588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1.3.1 国内现状</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_Toc198018589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1.3.2 国外现状</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_Toc198018590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4</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1.4 研究目标</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_Toc198018591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4</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1.5本章小结</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_Toc198018593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5</w:t>
      </w:r>
      <w:r>
        <w:rPr>
          <w:rFonts w:ascii="宋体" w:hAnsi="宋体" w:hint="eastAsia"/>
          <w:szCs w:val="24"/>
        </w:rPr>
        <w:fldChar w:fldCharType="end"/>
      </w:r>
    </w:p>
    <w:p w:rsidR="0082612F" w:rsidRDefault="00000000">
      <w:pPr>
        <w:pStyle w:val="TOC2"/>
        <w:tabs>
          <w:tab w:val="right" w:leader="dot" w:pos="9062"/>
        </w:tabs>
        <w:ind w:left="480" w:firstLineChars="0" w:firstLine="0"/>
        <w:jc w:val="left"/>
        <w:rPr>
          <w:rFonts w:ascii="黑体" w:eastAsia="黑体" w:hAnsi="黑体" w:hint="eastAsia"/>
          <w:szCs w:val="24"/>
        </w:rPr>
      </w:pPr>
      <w:r>
        <w:rPr>
          <w:rFonts w:ascii="黑体" w:eastAsia="黑体" w:hAnsi="黑体" w:hint="eastAsia"/>
          <w:szCs w:val="24"/>
        </w:rPr>
        <w:t>第2章 诗文化数据治理与可视化系统分析</w:t>
      </w:r>
      <w:r>
        <w:rPr>
          <w:rFonts w:ascii="黑体" w:eastAsia="黑体" w:hAnsi="黑体" w:hint="eastAsia"/>
          <w:szCs w:val="24"/>
        </w:rPr>
        <w:tab/>
      </w:r>
      <w:r>
        <w:rPr>
          <w:rFonts w:ascii="黑体" w:eastAsia="黑体" w:hAnsi="黑体" w:hint="eastAsia"/>
          <w:szCs w:val="24"/>
        </w:rPr>
        <w:fldChar w:fldCharType="begin"/>
      </w:r>
      <w:r>
        <w:rPr>
          <w:rFonts w:ascii="黑体" w:eastAsia="黑体" w:hAnsi="黑体" w:hint="eastAsia"/>
          <w:szCs w:val="24"/>
        </w:rPr>
        <w:instrText xml:space="preserve"> </w:instrText>
      </w:r>
      <w:r>
        <w:rPr>
          <w:rFonts w:ascii="黑体" w:eastAsia="黑体" w:hAnsi="黑体"/>
          <w:szCs w:val="24"/>
        </w:rPr>
        <w:instrText>PAGEREF _Toc198018594 \h</w:instrText>
      </w:r>
      <w:r>
        <w:rPr>
          <w:rFonts w:ascii="黑体" w:eastAsia="黑体" w:hAnsi="黑体" w:hint="eastAsia"/>
          <w:szCs w:val="24"/>
        </w:rPr>
        <w:instrText xml:space="preserve"> </w:instrText>
      </w:r>
      <w:r>
        <w:rPr>
          <w:rFonts w:ascii="黑体" w:eastAsia="黑体" w:hAnsi="黑体" w:hint="eastAsia"/>
          <w:szCs w:val="24"/>
        </w:rPr>
      </w:r>
      <w:r>
        <w:rPr>
          <w:rFonts w:ascii="黑体" w:eastAsia="黑体" w:hAnsi="黑体" w:hint="eastAsia"/>
          <w:szCs w:val="24"/>
        </w:rPr>
        <w:fldChar w:fldCharType="separate"/>
      </w:r>
      <w:r>
        <w:rPr>
          <w:rFonts w:ascii="黑体" w:eastAsia="黑体" w:hAnsi="黑体" w:hint="eastAsia"/>
          <w:szCs w:val="24"/>
        </w:rPr>
        <w:t>6</w:t>
      </w:r>
      <w:r>
        <w:rPr>
          <w:rFonts w:ascii="黑体" w:eastAsia="黑体" w:hAnsi="黑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2.1 系统介绍</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_Toc198018595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6</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2.1.1 系统定位与目标</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_Toc198018596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6</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2.1.2 系统分层架构</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_Toc198018597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6</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2.2 功能需求</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_Toc198018598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7</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2.2.1 业务流程</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_Toc198018599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7</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 xml:space="preserve">2.2.2 </w:t>
      </w:r>
      <w:r>
        <w:rPr>
          <w:rFonts w:hint="eastAsia"/>
        </w:rPr>
        <w:t>系统用例及关系图</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_Toc198018600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10</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2.3 数据需求</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_Toc198018601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10</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2.3.1 数据来源</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_Toc198018602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10</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2.3.2 数据规模</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_Toc198018603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10</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2.3.3 储存需求</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_Toc198018604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11</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2.3.4 数据预处理需求</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_Toc198018605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11</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2.4 性能需求</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_Toc198018607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12</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2.5系统用例分析</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_Toc198018608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13</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2.5.1酒诗文化数据治理与可视化系统的主要用例</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_Toc198018609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13</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2.5.2 用例优先级矩阵</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_Toc198018610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15</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2.6 本章小结</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_Toc198018611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16</w:t>
      </w:r>
      <w:r>
        <w:rPr>
          <w:rFonts w:ascii="宋体" w:hAnsi="宋体" w:hint="eastAsia"/>
          <w:szCs w:val="24"/>
        </w:rPr>
        <w:fldChar w:fldCharType="end"/>
      </w:r>
    </w:p>
    <w:p w:rsidR="0082612F" w:rsidRDefault="00000000">
      <w:pPr>
        <w:pStyle w:val="TOC2"/>
        <w:tabs>
          <w:tab w:val="right" w:leader="dot" w:pos="9062"/>
        </w:tabs>
        <w:ind w:left="480" w:firstLineChars="0" w:firstLine="0"/>
        <w:jc w:val="left"/>
        <w:rPr>
          <w:rFonts w:ascii="黑体" w:eastAsia="黑体" w:hAnsi="黑体" w:hint="eastAsia"/>
          <w:szCs w:val="24"/>
        </w:rPr>
      </w:pPr>
      <w:r>
        <w:rPr>
          <w:rFonts w:ascii="黑体" w:eastAsia="黑体" w:hAnsi="黑体" w:hint="eastAsia"/>
          <w:szCs w:val="24"/>
        </w:rPr>
        <w:t>第3章 诗酒数据治理方法设计与实现</w:t>
      </w:r>
      <w:r>
        <w:rPr>
          <w:rFonts w:ascii="黑体" w:eastAsia="黑体" w:hAnsi="黑体" w:hint="eastAsia"/>
          <w:szCs w:val="24"/>
        </w:rPr>
        <w:tab/>
      </w:r>
      <w:r>
        <w:rPr>
          <w:rFonts w:ascii="黑体" w:eastAsia="黑体" w:hAnsi="黑体" w:hint="eastAsia"/>
          <w:szCs w:val="24"/>
        </w:rPr>
        <w:fldChar w:fldCharType="begin"/>
      </w:r>
      <w:r>
        <w:rPr>
          <w:rFonts w:ascii="黑体" w:eastAsia="黑体" w:hAnsi="黑体" w:hint="eastAsia"/>
          <w:szCs w:val="24"/>
        </w:rPr>
        <w:instrText xml:space="preserve"> </w:instrText>
      </w:r>
      <w:r>
        <w:rPr>
          <w:rFonts w:ascii="黑体" w:eastAsia="黑体" w:hAnsi="黑体"/>
          <w:szCs w:val="24"/>
        </w:rPr>
        <w:instrText>PAGEREF _Toc198018612 \h</w:instrText>
      </w:r>
      <w:r>
        <w:rPr>
          <w:rFonts w:ascii="黑体" w:eastAsia="黑体" w:hAnsi="黑体" w:hint="eastAsia"/>
          <w:szCs w:val="24"/>
        </w:rPr>
        <w:instrText xml:space="preserve"> </w:instrText>
      </w:r>
      <w:r>
        <w:rPr>
          <w:rFonts w:ascii="黑体" w:eastAsia="黑体" w:hAnsi="黑体" w:hint="eastAsia"/>
          <w:szCs w:val="24"/>
        </w:rPr>
      </w:r>
      <w:r>
        <w:rPr>
          <w:rFonts w:ascii="黑体" w:eastAsia="黑体" w:hAnsi="黑体" w:hint="eastAsia"/>
          <w:szCs w:val="24"/>
        </w:rPr>
        <w:fldChar w:fldCharType="separate"/>
      </w:r>
      <w:r>
        <w:rPr>
          <w:rFonts w:ascii="黑体" w:eastAsia="黑体" w:hAnsi="黑体" w:hint="eastAsia"/>
          <w:szCs w:val="24"/>
        </w:rPr>
        <w:t>18</w:t>
      </w:r>
      <w:r>
        <w:rPr>
          <w:rFonts w:ascii="黑体" w:eastAsia="黑体" w:hAnsi="黑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3.1 数据架构设计</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_Toc198018613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18</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lastRenderedPageBreak/>
        <w:t>3.2 数据质量控制</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_Toc198018614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19</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3.2.1 数据验证触发器</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_Toc198018615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19</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3.2.2 数据一致性检查存储过程</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_Toc198018616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20</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3.3  AI自动评分</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_Toc198018617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21</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3.3.1用户交互设计</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_Toc198018618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22</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3.3.2实际应用效果</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_Toc198018619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22</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3.4 性能优化</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_Toc198018620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22</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3.4.1 索引优化</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_Toc198018621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22</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3.4.2 分区策略</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_Toc198018622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23</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3.4.3 查询优化</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_Toc198018623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23</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3.5本章总结</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_Toc198018624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23</w:t>
      </w:r>
      <w:r>
        <w:rPr>
          <w:rFonts w:ascii="宋体" w:hAnsi="宋体" w:hint="eastAsia"/>
          <w:szCs w:val="24"/>
        </w:rPr>
        <w:fldChar w:fldCharType="end"/>
      </w:r>
    </w:p>
    <w:p w:rsidR="0082612F" w:rsidRDefault="00000000">
      <w:pPr>
        <w:pStyle w:val="TOC2"/>
        <w:tabs>
          <w:tab w:val="right" w:leader="dot" w:pos="9062"/>
        </w:tabs>
        <w:ind w:left="480" w:firstLineChars="0" w:firstLine="0"/>
        <w:jc w:val="left"/>
        <w:rPr>
          <w:rFonts w:ascii="黑体" w:eastAsia="黑体" w:hAnsi="黑体" w:hint="eastAsia"/>
          <w:szCs w:val="24"/>
        </w:rPr>
      </w:pPr>
      <w:r>
        <w:rPr>
          <w:rFonts w:ascii="黑体" w:eastAsia="黑体" w:hAnsi="黑体" w:hint="eastAsia"/>
          <w:szCs w:val="24"/>
        </w:rPr>
        <w:t>第4章 诗酒数据治理与可视分析系统详细设计与实现</w:t>
      </w:r>
      <w:r>
        <w:rPr>
          <w:rFonts w:ascii="黑体" w:eastAsia="黑体" w:hAnsi="黑体" w:hint="eastAsia"/>
          <w:szCs w:val="24"/>
        </w:rPr>
        <w:tab/>
      </w:r>
      <w:r>
        <w:rPr>
          <w:rFonts w:ascii="黑体" w:eastAsia="黑体" w:hAnsi="黑体" w:hint="eastAsia"/>
          <w:szCs w:val="24"/>
        </w:rPr>
        <w:fldChar w:fldCharType="begin"/>
      </w:r>
      <w:r>
        <w:rPr>
          <w:rFonts w:ascii="黑体" w:eastAsia="黑体" w:hAnsi="黑体" w:hint="eastAsia"/>
          <w:szCs w:val="24"/>
        </w:rPr>
        <w:instrText xml:space="preserve"> </w:instrText>
      </w:r>
      <w:r>
        <w:rPr>
          <w:rFonts w:ascii="黑体" w:eastAsia="黑体" w:hAnsi="黑体"/>
          <w:szCs w:val="24"/>
        </w:rPr>
        <w:instrText>PAGEREF _Toc198018625 \h</w:instrText>
      </w:r>
      <w:r>
        <w:rPr>
          <w:rFonts w:ascii="黑体" w:eastAsia="黑体" w:hAnsi="黑体" w:hint="eastAsia"/>
          <w:szCs w:val="24"/>
        </w:rPr>
        <w:instrText xml:space="preserve"> </w:instrText>
      </w:r>
      <w:r>
        <w:rPr>
          <w:rFonts w:ascii="黑体" w:eastAsia="黑体" w:hAnsi="黑体" w:hint="eastAsia"/>
          <w:szCs w:val="24"/>
        </w:rPr>
      </w:r>
      <w:r>
        <w:rPr>
          <w:rFonts w:ascii="黑体" w:eastAsia="黑体" w:hAnsi="黑体" w:hint="eastAsia"/>
          <w:szCs w:val="24"/>
        </w:rPr>
        <w:fldChar w:fldCharType="separate"/>
      </w:r>
      <w:r>
        <w:rPr>
          <w:rFonts w:ascii="黑体" w:eastAsia="黑体" w:hAnsi="黑体" w:hint="eastAsia"/>
          <w:szCs w:val="24"/>
        </w:rPr>
        <w:t>25</w:t>
      </w:r>
      <w:r>
        <w:rPr>
          <w:rFonts w:ascii="黑体" w:eastAsia="黑体" w:hAnsi="黑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4.1 技术栈详细设计</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_Toc198018626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25</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4.2 数据流转流程</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_Toc198018627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25</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4.3 系统界面介绍</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_Toc198018628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26</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4.3.1 主界面介绍</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_Toc198018629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26</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4.3.2 数据质量管理界面</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_Toc198018630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27</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4.3.3 标准层管理界面</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_Toc198018631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30</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4.3.4 数据可视化界面</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_Toc198018632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31</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4.4 可视化实现方式</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_Toc198018633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32</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4.5系统功能介绍</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_Toc198018634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33</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4.5.1 元数据列表的操作</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_Toc198018635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33</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4.5.2 字段列表展示</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_Toc198018636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33</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4.5.3添加/编辑字段对话框</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_Toc198018637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34</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4.5.4 数据同步</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_Toc198018638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35</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4.5.5生命周期钩子</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_Toc198018639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36</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4.5.6 其他功能</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_Toc198018640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37</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4.6 本章总结</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_Toc198018641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38</w:t>
      </w:r>
      <w:r>
        <w:rPr>
          <w:rFonts w:ascii="宋体" w:hAnsi="宋体" w:hint="eastAsia"/>
          <w:szCs w:val="24"/>
        </w:rPr>
        <w:fldChar w:fldCharType="end"/>
      </w:r>
    </w:p>
    <w:p w:rsidR="0082612F" w:rsidRDefault="00000000">
      <w:pPr>
        <w:pStyle w:val="TOC2"/>
        <w:tabs>
          <w:tab w:val="right" w:leader="dot" w:pos="9062"/>
        </w:tabs>
        <w:ind w:left="480" w:firstLineChars="0" w:firstLine="0"/>
        <w:jc w:val="left"/>
        <w:rPr>
          <w:rFonts w:ascii="黑体" w:eastAsia="黑体" w:hAnsi="黑体" w:hint="eastAsia"/>
          <w:szCs w:val="24"/>
        </w:rPr>
      </w:pPr>
      <w:r>
        <w:rPr>
          <w:rFonts w:ascii="黑体" w:eastAsia="黑体" w:hAnsi="黑体" w:hint="eastAsia"/>
          <w:szCs w:val="24"/>
        </w:rPr>
        <w:t>第5章 诗酒数据可视分析与数据治理系统测试</w:t>
      </w:r>
      <w:r>
        <w:rPr>
          <w:rFonts w:ascii="黑体" w:eastAsia="黑体" w:hAnsi="黑体" w:hint="eastAsia"/>
          <w:szCs w:val="24"/>
        </w:rPr>
        <w:tab/>
      </w:r>
      <w:r>
        <w:rPr>
          <w:rFonts w:ascii="黑体" w:eastAsia="黑体" w:hAnsi="黑体" w:hint="eastAsia"/>
          <w:szCs w:val="24"/>
        </w:rPr>
        <w:fldChar w:fldCharType="begin"/>
      </w:r>
      <w:r>
        <w:rPr>
          <w:rFonts w:ascii="黑体" w:eastAsia="黑体" w:hAnsi="黑体" w:hint="eastAsia"/>
          <w:szCs w:val="24"/>
        </w:rPr>
        <w:instrText xml:space="preserve"> </w:instrText>
      </w:r>
      <w:r>
        <w:rPr>
          <w:rFonts w:ascii="黑体" w:eastAsia="黑体" w:hAnsi="黑体"/>
          <w:szCs w:val="24"/>
        </w:rPr>
        <w:instrText>PAGEREF _Toc198018642 \h</w:instrText>
      </w:r>
      <w:r>
        <w:rPr>
          <w:rFonts w:ascii="黑体" w:eastAsia="黑体" w:hAnsi="黑体" w:hint="eastAsia"/>
          <w:szCs w:val="24"/>
        </w:rPr>
        <w:instrText xml:space="preserve"> </w:instrText>
      </w:r>
      <w:r>
        <w:rPr>
          <w:rFonts w:ascii="黑体" w:eastAsia="黑体" w:hAnsi="黑体" w:hint="eastAsia"/>
          <w:szCs w:val="24"/>
        </w:rPr>
      </w:r>
      <w:r>
        <w:rPr>
          <w:rFonts w:ascii="黑体" w:eastAsia="黑体" w:hAnsi="黑体" w:hint="eastAsia"/>
          <w:szCs w:val="24"/>
        </w:rPr>
        <w:fldChar w:fldCharType="separate"/>
      </w:r>
      <w:r>
        <w:rPr>
          <w:rFonts w:ascii="黑体" w:eastAsia="黑体" w:hAnsi="黑体" w:hint="eastAsia"/>
          <w:szCs w:val="24"/>
        </w:rPr>
        <w:t>39</w:t>
      </w:r>
      <w:r>
        <w:rPr>
          <w:rFonts w:ascii="黑体" w:eastAsia="黑体" w:hAnsi="黑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5.1功能性测试</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_Toc198018643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39</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lastRenderedPageBreak/>
        <w:t>5.1.1后端功能测试</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_Toc198018644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39</w:t>
      </w:r>
      <w:r>
        <w:rPr>
          <w:rFonts w:ascii="宋体" w:hAnsi="宋体" w:hint="eastAsia"/>
          <w:szCs w:val="24"/>
        </w:rPr>
        <w:fldChar w:fldCharType="end"/>
      </w:r>
    </w:p>
    <w:p w:rsidR="0082612F" w:rsidRDefault="00000000">
      <w:pPr>
        <w:pStyle w:val="TOC4"/>
        <w:tabs>
          <w:tab w:val="right" w:leader="dot" w:pos="9062"/>
        </w:tabs>
        <w:ind w:left="1440" w:firstLineChars="0" w:firstLine="0"/>
        <w:jc w:val="left"/>
        <w:rPr>
          <w:rFonts w:ascii="宋体" w:hAnsi="宋体" w:hint="eastAsia"/>
          <w:szCs w:val="24"/>
        </w:rPr>
      </w:pPr>
      <w:r>
        <w:rPr>
          <w:rFonts w:ascii="宋体" w:hAnsi="宋体" w:hint="eastAsia"/>
          <w:szCs w:val="24"/>
        </w:rPr>
        <w:t>5.1.2前端功能测试</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_Toc198018645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42</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5.2性能测试</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_Toc198018646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45</w:t>
      </w:r>
      <w:r>
        <w:rPr>
          <w:rFonts w:ascii="宋体" w:hAnsi="宋体" w:hint="eastAsia"/>
          <w:szCs w:val="24"/>
        </w:rPr>
        <w:fldChar w:fldCharType="end"/>
      </w:r>
    </w:p>
    <w:p w:rsidR="0082612F" w:rsidRDefault="00000000">
      <w:pPr>
        <w:pStyle w:val="TOC3"/>
        <w:tabs>
          <w:tab w:val="right" w:leader="dot" w:pos="9062"/>
        </w:tabs>
        <w:ind w:left="960" w:firstLineChars="0" w:firstLine="0"/>
        <w:jc w:val="left"/>
        <w:rPr>
          <w:rFonts w:ascii="宋体" w:hAnsi="宋体" w:hint="eastAsia"/>
          <w:szCs w:val="24"/>
          <w14:ligatures w14:val="standardContextual"/>
        </w:rPr>
      </w:pPr>
      <w:r>
        <w:rPr>
          <w:rFonts w:ascii="宋体" w:hAnsi="宋体" w:hint="eastAsia"/>
          <w:szCs w:val="24"/>
        </w:rPr>
        <w:t>5.3本章总结</w:t>
      </w:r>
      <w:r>
        <w:rPr>
          <w:rFonts w:ascii="宋体" w:hAnsi="宋体" w:hint="eastAsia"/>
          <w:szCs w:val="24"/>
        </w:rPr>
        <w:tab/>
      </w:r>
      <w:r>
        <w:rPr>
          <w:rFonts w:ascii="宋体" w:hAnsi="宋体" w:hint="eastAsia"/>
          <w:szCs w:val="24"/>
        </w:rPr>
        <w:fldChar w:fldCharType="begin"/>
      </w:r>
      <w:r>
        <w:rPr>
          <w:rFonts w:ascii="宋体" w:hAnsi="宋体" w:hint="eastAsia"/>
          <w:szCs w:val="24"/>
        </w:rPr>
        <w:instrText xml:space="preserve"> </w:instrText>
      </w:r>
      <w:r>
        <w:rPr>
          <w:rFonts w:ascii="宋体" w:hAnsi="宋体"/>
          <w:szCs w:val="24"/>
        </w:rPr>
        <w:instrText>PAGEREF _Toc198018647 \h</w:instrText>
      </w:r>
      <w:r>
        <w:rPr>
          <w:rFonts w:ascii="宋体" w:hAnsi="宋体" w:hint="eastAsia"/>
          <w:szCs w:val="24"/>
        </w:rPr>
        <w:instrText xml:space="preserve"> </w:instrText>
      </w:r>
      <w:r>
        <w:rPr>
          <w:rFonts w:ascii="宋体" w:hAnsi="宋体" w:hint="eastAsia"/>
          <w:szCs w:val="24"/>
        </w:rPr>
      </w:r>
      <w:r>
        <w:rPr>
          <w:rFonts w:ascii="宋体" w:hAnsi="宋体" w:hint="eastAsia"/>
          <w:szCs w:val="24"/>
        </w:rPr>
        <w:fldChar w:fldCharType="separate"/>
      </w:r>
      <w:r>
        <w:rPr>
          <w:rFonts w:ascii="宋体" w:hAnsi="宋体" w:hint="eastAsia"/>
          <w:szCs w:val="24"/>
        </w:rPr>
        <w:t>46</w:t>
      </w:r>
      <w:r>
        <w:rPr>
          <w:rFonts w:ascii="宋体" w:hAnsi="宋体" w:hint="eastAsia"/>
          <w:szCs w:val="24"/>
        </w:rPr>
        <w:fldChar w:fldCharType="end"/>
      </w:r>
    </w:p>
    <w:p w:rsidR="0082612F" w:rsidRDefault="00000000">
      <w:pPr>
        <w:pStyle w:val="TOC1"/>
        <w:tabs>
          <w:tab w:val="right" w:leader="dot" w:pos="9062"/>
        </w:tabs>
        <w:ind w:firstLineChars="0" w:firstLine="0"/>
        <w:jc w:val="left"/>
        <w:rPr>
          <w:rFonts w:asciiTheme="minorHAnsi" w:eastAsiaTheme="minorEastAsia" w:hAnsiTheme="minorHAnsi" w:hint="eastAsia"/>
          <w:sz w:val="22"/>
          <w:szCs w:val="24"/>
          <w14:ligatures w14:val="standardContextual"/>
        </w:rPr>
      </w:pPr>
      <w:r>
        <w:rPr>
          <w:rFonts w:eastAsia="黑体" w:cs="Times New Roman" w:hint="eastAsia"/>
          <w:kern w:val="0"/>
        </w:rPr>
        <w:t>结论</w:t>
      </w:r>
      <w:r>
        <w:rPr>
          <w:rFonts w:hint="eastAsia"/>
        </w:rPr>
        <w:tab/>
      </w:r>
      <w:r>
        <w:rPr>
          <w:rFonts w:hint="eastAsia"/>
        </w:rPr>
        <w:fldChar w:fldCharType="begin"/>
      </w:r>
      <w:r>
        <w:rPr>
          <w:rFonts w:hint="eastAsia"/>
        </w:rPr>
        <w:instrText xml:space="preserve"> </w:instrText>
      </w:r>
      <w:r>
        <w:instrText>PAGEREF _Toc198018648 \h</w:instrText>
      </w:r>
      <w:r>
        <w:rPr>
          <w:rFonts w:hint="eastAsia"/>
        </w:rPr>
        <w:instrText xml:space="preserve"> </w:instrText>
      </w:r>
      <w:r>
        <w:rPr>
          <w:rFonts w:hint="eastAsia"/>
        </w:rPr>
      </w:r>
      <w:r>
        <w:rPr>
          <w:rFonts w:hint="eastAsia"/>
        </w:rPr>
        <w:fldChar w:fldCharType="separate"/>
      </w:r>
      <w:r>
        <w:t>47</w:t>
      </w:r>
      <w:r>
        <w:rPr>
          <w:rFonts w:hint="eastAsia"/>
        </w:rPr>
        <w:fldChar w:fldCharType="end"/>
      </w:r>
    </w:p>
    <w:p w:rsidR="0082612F" w:rsidRDefault="00000000">
      <w:pPr>
        <w:pStyle w:val="TOC1"/>
        <w:tabs>
          <w:tab w:val="right" w:leader="dot" w:pos="9062"/>
        </w:tabs>
        <w:ind w:firstLineChars="0" w:firstLine="0"/>
        <w:jc w:val="left"/>
        <w:rPr>
          <w:rFonts w:asciiTheme="minorHAnsi" w:eastAsiaTheme="minorEastAsia" w:hAnsiTheme="minorHAnsi" w:hint="eastAsia"/>
          <w:sz w:val="22"/>
          <w:szCs w:val="24"/>
          <w14:ligatures w14:val="standardContextual"/>
        </w:rPr>
      </w:pPr>
      <w:r>
        <w:rPr>
          <w:rFonts w:eastAsia="黑体" w:cs="Times New Roman" w:hint="eastAsia"/>
        </w:rPr>
        <w:t>致谢</w:t>
      </w:r>
      <w:r>
        <w:rPr>
          <w:rFonts w:hint="eastAsia"/>
        </w:rPr>
        <w:tab/>
      </w:r>
      <w:r>
        <w:rPr>
          <w:rFonts w:hint="eastAsia"/>
        </w:rPr>
        <w:fldChar w:fldCharType="begin"/>
      </w:r>
      <w:r>
        <w:rPr>
          <w:rFonts w:hint="eastAsia"/>
        </w:rPr>
        <w:instrText xml:space="preserve"> </w:instrText>
      </w:r>
      <w:r>
        <w:instrText>PAGEREF _Toc198018649 \h</w:instrText>
      </w:r>
      <w:r>
        <w:rPr>
          <w:rFonts w:hint="eastAsia"/>
        </w:rPr>
        <w:instrText xml:space="preserve"> </w:instrText>
      </w:r>
      <w:r>
        <w:rPr>
          <w:rFonts w:hint="eastAsia"/>
        </w:rPr>
      </w:r>
      <w:r>
        <w:rPr>
          <w:rFonts w:hint="eastAsia"/>
        </w:rPr>
        <w:fldChar w:fldCharType="separate"/>
      </w:r>
      <w:r>
        <w:t>48</w:t>
      </w:r>
      <w:r>
        <w:rPr>
          <w:rFonts w:hint="eastAsia"/>
        </w:rPr>
        <w:fldChar w:fldCharType="end"/>
      </w:r>
    </w:p>
    <w:p w:rsidR="0082612F" w:rsidRDefault="00000000">
      <w:pPr>
        <w:pStyle w:val="TOC1"/>
        <w:tabs>
          <w:tab w:val="right" w:leader="dot" w:pos="9062"/>
        </w:tabs>
        <w:ind w:firstLineChars="0" w:firstLine="0"/>
        <w:jc w:val="left"/>
        <w:rPr>
          <w:rFonts w:asciiTheme="minorHAnsi" w:eastAsiaTheme="minorEastAsia" w:hAnsiTheme="minorHAnsi" w:hint="eastAsia"/>
          <w:sz w:val="22"/>
          <w:szCs w:val="24"/>
          <w14:ligatures w14:val="standardContextual"/>
        </w:rPr>
      </w:pPr>
      <w:r>
        <w:rPr>
          <w:rFonts w:eastAsia="黑体" w:cs="Times New Roman" w:hint="eastAsia"/>
        </w:rPr>
        <w:t>参考文献</w:t>
      </w:r>
      <w:r>
        <w:rPr>
          <w:rFonts w:hint="eastAsia"/>
        </w:rPr>
        <w:tab/>
      </w:r>
      <w:r>
        <w:rPr>
          <w:rFonts w:hint="eastAsia"/>
        </w:rPr>
        <w:fldChar w:fldCharType="begin"/>
      </w:r>
      <w:r>
        <w:rPr>
          <w:rFonts w:hint="eastAsia"/>
        </w:rPr>
        <w:instrText xml:space="preserve"> </w:instrText>
      </w:r>
      <w:r>
        <w:instrText>PAGEREF _Toc198018650 \h</w:instrText>
      </w:r>
      <w:r>
        <w:rPr>
          <w:rFonts w:hint="eastAsia"/>
        </w:rPr>
        <w:instrText xml:space="preserve"> </w:instrText>
      </w:r>
      <w:r>
        <w:rPr>
          <w:rFonts w:hint="eastAsia"/>
        </w:rPr>
      </w:r>
      <w:r>
        <w:rPr>
          <w:rFonts w:hint="eastAsia"/>
        </w:rPr>
        <w:fldChar w:fldCharType="separate"/>
      </w:r>
      <w:r>
        <w:t>49</w:t>
      </w:r>
      <w:r>
        <w:rPr>
          <w:rFonts w:hint="eastAsia"/>
        </w:rPr>
        <w:fldChar w:fldCharType="end"/>
      </w:r>
    </w:p>
    <w:p w:rsidR="0082612F" w:rsidRDefault="00000000">
      <w:pPr>
        <w:pStyle w:val="1-1"/>
        <w:spacing w:beforeLines="100" w:before="312" w:afterLines="100" w:after="312" w:line="360" w:lineRule="auto"/>
        <w:ind w:firstLineChars="0" w:firstLine="0"/>
        <w:jc w:val="left"/>
        <w:outlineLvl w:val="9"/>
        <w:rPr>
          <w:rFonts w:cs="Times New Roman"/>
          <w:b/>
          <w:bCs/>
          <w:caps/>
          <w:kern w:val="24"/>
        </w:rPr>
      </w:pPr>
      <w:r>
        <w:rPr>
          <w:rFonts w:cs="Times New Roman"/>
          <w:b/>
          <w:bCs/>
          <w:caps/>
          <w:kern w:val="24"/>
        </w:rPr>
        <w:fldChar w:fldCharType="end"/>
      </w:r>
    </w:p>
    <w:bookmarkEnd w:id="10"/>
    <w:p w:rsidR="0082612F" w:rsidRDefault="0082612F">
      <w:pPr>
        <w:pStyle w:val="a3"/>
        <w:spacing w:after="0"/>
        <w:ind w:leftChars="0" w:left="0" w:firstLine="480"/>
        <w:jc w:val="center"/>
        <w:rPr>
          <w:rFonts w:eastAsia="楷体" w:cs="Times New Roman"/>
          <w:color w:val="C00000"/>
          <w:szCs w:val="21"/>
        </w:rPr>
      </w:pPr>
    </w:p>
    <w:p w:rsidR="0082612F" w:rsidRDefault="0082612F">
      <w:pPr>
        <w:pStyle w:val="a3"/>
        <w:spacing w:before="120" w:after="31"/>
        <w:ind w:leftChars="0" w:left="0" w:firstLine="723"/>
        <w:rPr>
          <w:rFonts w:eastAsia="黑体" w:cs="Times New Roman"/>
          <w:b/>
          <w:sz w:val="36"/>
        </w:rPr>
        <w:sectPr w:rsidR="0082612F">
          <w:headerReference w:type="default" r:id="rId26"/>
          <w:footerReference w:type="default" r:id="rId27"/>
          <w:pgSz w:w="11906" w:h="16838"/>
          <w:pgMar w:top="1701" w:right="1417" w:bottom="1701" w:left="1417" w:header="1134" w:footer="1134" w:gutter="0"/>
          <w:pgNumType w:fmt="upperRoman"/>
          <w:cols w:space="425"/>
          <w:docGrid w:type="lines" w:linePitch="312"/>
        </w:sectPr>
      </w:pPr>
    </w:p>
    <w:p w:rsidR="0082612F" w:rsidRDefault="00000000">
      <w:pPr>
        <w:pStyle w:val="2"/>
        <w:ind w:firstLine="720"/>
      </w:pPr>
      <w:bookmarkStart w:id="11" w:name="_Toc198018585"/>
      <w:bookmarkStart w:id="12" w:name="_Toc197894521"/>
      <w:r>
        <w:lastRenderedPageBreak/>
        <w:t>第</w:t>
      </w:r>
      <w:r>
        <w:t>1</w:t>
      </w:r>
      <w:r>
        <w:t>章</w:t>
      </w:r>
      <w:r>
        <w:t xml:space="preserve"> </w:t>
      </w:r>
      <w:r>
        <w:t>绪论</w:t>
      </w:r>
      <w:bookmarkEnd w:id="11"/>
      <w:bookmarkEnd w:id="12"/>
    </w:p>
    <w:p w:rsidR="0082612F" w:rsidRDefault="00000000">
      <w:pPr>
        <w:pStyle w:val="3"/>
        <w:spacing w:before="156" w:after="156"/>
        <w:jc w:val="both"/>
        <w:rPr>
          <w:rFonts w:cs="Times New Roman"/>
          <w:color w:val="FF0000"/>
          <w:sz w:val="30"/>
        </w:rPr>
      </w:pPr>
      <w:bookmarkStart w:id="13" w:name="_Toc197894522"/>
      <w:bookmarkStart w:id="14" w:name="_Toc198018586"/>
      <w:r>
        <w:rPr>
          <w:rFonts w:hint="eastAsia"/>
        </w:rPr>
        <w:t xml:space="preserve">1.1 </w:t>
      </w:r>
      <w:r>
        <w:t>研究背景</w:t>
      </w:r>
      <w:bookmarkEnd w:id="13"/>
      <w:bookmarkEnd w:id="14"/>
    </w:p>
    <w:p w:rsidR="0082612F" w:rsidRDefault="00000000">
      <w:pPr>
        <w:pStyle w:val="a3"/>
        <w:spacing w:after="0"/>
        <w:ind w:leftChars="0" w:left="0" w:firstLine="480"/>
      </w:pPr>
      <w:proofErr w:type="gramStart"/>
      <w:r>
        <w:rPr>
          <w:rFonts w:hint="eastAsia"/>
        </w:rPr>
        <w:t>酒文化身</w:t>
      </w:r>
      <w:proofErr w:type="gramEnd"/>
      <w:r>
        <w:rPr>
          <w:rFonts w:hint="eastAsia"/>
        </w:rPr>
        <w:t>为中国传统文化体系里的核心部分，与诗歌艺术于中华文明的漫长历史进程中一直维系着紧密的共生关联，唐宋时期，酒这个物质载体深入渗透到社会生活的各个方面，还在诗歌创作里转变成有丰富象征含义的美学意象，变为诗人用来抒发豪迈气魄、孤寂心绪、真挚情谊、离别哀愁以及生命感悟等多种情感的艺术手段。像“举杯邀明月”“莫使金樽空对月”等经典诗句，经过千年文化的积淀依旧保持着生命力，已然成为中华民族集体文化记忆里的关键符号，这些把酒写进诗里的文学作品以及与之相关的多维度信息，呈现出碎片化分布的特点，广泛散布在古籍文献、数字资源库、学术论著以及图像资料等异构化载体当中</w:t>
      </w:r>
      <w:r>
        <w:rPr>
          <w:rFonts w:hint="eastAsia"/>
          <w:vertAlign w:val="superscript"/>
        </w:rPr>
        <w:fldChar w:fldCharType="begin"/>
      </w:r>
      <w:r>
        <w:rPr>
          <w:rFonts w:hint="eastAsia"/>
          <w:vertAlign w:val="superscript"/>
        </w:rPr>
        <w:instrText xml:space="preserve"> REF _Ref5632 \w \h </w:instrText>
      </w:r>
      <w:r>
        <w:rPr>
          <w:rFonts w:hint="eastAsia"/>
          <w:vertAlign w:val="superscript"/>
        </w:rPr>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w:t>
      </w:r>
    </w:p>
    <w:p w:rsidR="0082612F" w:rsidRDefault="00000000">
      <w:pPr>
        <w:pStyle w:val="a3"/>
        <w:spacing w:after="0"/>
        <w:ind w:leftChars="0" w:left="0" w:firstLine="480"/>
      </w:pPr>
      <w:r>
        <w:rPr>
          <w:rFonts w:hint="eastAsia"/>
        </w:rPr>
        <w:t>在人工智能和数据科学快速发展的时代环境中，传统文化资源的数字化整理以及学术研究有了很大的进步，就拿高校和研究机构建立的古典诗歌数字资源库来说，这些平台为研究诗歌文本的语言特点和情感表达提供了关键基础，自然语言处理等人工智能技术被引入后，诗歌文本的自动化解析能力得到了提升，涉及语义关联分析、情感识别、智能创作以及跨语言转换等关键部分，推动了传统文学和现代科技的交叉融合</w:t>
      </w:r>
      <w:r>
        <w:rPr>
          <w:vertAlign w:val="superscript"/>
        </w:rPr>
        <w:fldChar w:fldCharType="begin"/>
      </w:r>
      <w:r>
        <w:rPr>
          <w:vertAlign w:val="superscript"/>
        </w:rPr>
        <w:instrText xml:space="preserve"> </w:instrText>
      </w:r>
      <w:r>
        <w:rPr>
          <w:rFonts w:hint="eastAsia"/>
          <w:vertAlign w:val="superscript"/>
        </w:rPr>
        <w:instrText>REF _Ref5674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vertAlign w:val="superscript"/>
        </w:rPr>
        <w:fldChar w:fldCharType="begin"/>
      </w:r>
      <w:r>
        <w:rPr>
          <w:vertAlign w:val="superscript"/>
        </w:rPr>
        <w:instrText xml:space="preserve"> REF _Ref5710 \r \h  \* MERGEFORMAT </w:instrText>
      </w:r>
      <w:r>
        <w:rPr>
          <w:vertAlign w:val="superscript"/>
        </w:rPr>
      </w:r>
      <w:r>
        <w:rPr>
          <w:vertAlign w:val="superscript"/>
        </w:rPr>
        <w:fldChar w:fldCharType="separate"/>
      </w:r>
      <w:r>
        <w:rPr>
          <w:vertAlign w:val="superscript"/>
        </w:rPr>
        <w:t>[4]</w:t>
      </w:r>
      <w:r>
        <w:rPr>
          <w:vertAlign w:val="superscript"/>
        </w:rPr>
        <w:fldChar w:fldCharType="end"/>
      </w:r>
      <w:r>
        <w:rPr>
          <w:vertAlign w:val="superscript"/>
        </w:rPr>
        <w:fldChar w:fldCharType="begin"/>
      </w:r>
      <w:r>
        <w:rPr>
          <w:vertAlign w:val="superscript"/>
        </w:rPr>
        <w:instrText xml:space="preserve"> REF _Ref5717 \r \h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。凭借数字可视化呈现、元数据架构设计以及多模态情感计算等前沿技术方法，研究者在整合</w:t>
      </w:r>
      <w:proofErr w:type="gramStart"/>
      <w:r>
        <w:rPr>
          <w:rFonts w:hint="eastAsia"/>
        </w:rPr>
        <w:t>古代酒诗包含</w:t>
      </w:r>
      <w:proofErr w:type="gramEnd"/>
      <w:r>
        <w:rPr>
          <w:rFonts w:hint="eastAsia"/>
        </w:rPr>
        <w:t>的文本、语境和图像等多维度信息，这为中华诗酒文化的系统性展示提供了创新方式，也为其当代价值重构和国际传播注入了新的活力</w:t>
      </w:r>
      <w:r>
        <w:rPr>
          <w:vertAlign w:val="superscript"/>
        </w:rPr>
        <w:fldChar w:fldCharType="begin"/>
      </w:r>
      <w:r>
        <w:rPr>
          <w:vertAlign w:val="superscript"/>
        </w:rPr>
        <w:instrText xml:space="preserve"> </w:instrText>
      </w:r>
      <w:r>
        <w:rPr>
          <w:rFonts w:hint="eastAsia"/>
          <w:vertAlign w:val="superscript"/>
        </w:rPr>
        <w:instrText>REF _Ref5756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vertAlign w:val="superscript"/>
        </w:rPr>
        <w:fldChar w:fldCharType="begin"/>
      </w:r>
      <w:r>
        <w:rPr>
          <w:vertAlign w:val="superscript"/>
        </w:rPr>
        <w:instrText xml:space="preserve"> REF _Ref5759 \r \h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w:t>
      </w:r>
      <w:r>
        <w:t xml:space="preserve"> </w:t>
      </w:r>
    </w:p>
    <w:p w:rsidR="0082612F" w:rsidRDefault="00000000">
      <w:pPr>
        <w:pStyle w:val="a3"/>
        <w:spacing w:after="0"/>
        <w:ind w:leftChars="0" w:left="0" w:firstLine="480"/>
      </w:pPr>
      <w:r>
        <w:rPr>
          <w:rFonts w:hint="eastAsia"/>
        </w:rPr>
        <w:t>当前对于酒诗文</w:t>
      </w:r>
      <w:proofErr w:type="gramStart"/>
      <w:r>
        <w:rPr>
          <w:rFonts w:hint="eastAsia"/>
        </w:rPr>
        <w:t>化资源</w:t>
      </w:r>
      <w:proofErr w:type="gramEnd"/>
      <w:r>
        <w:rPr>
          <w:rFonts w:hint="eastAsia"/>
        </w:rPr>
        <w:t>所开展的系统性整理工作存在着比较十分突出的欠缺，在跨模态资源整合以及标准化数据治理方面遭遇到了诸多困境，具体呈现为数据规范有所缺失、标注体系较为混乱以及异构数据难以达成互联互通等情况，这些技术方面的瓶颈对学术研究的深入进行以及文化保护工作的有效推进形成了制约，而且对中华文化在全球范围内的传播范围与认知程度产生了负面作用。这一现状为中华优秀传统文化的创造性转化与创新性发展提供了新的研究机会，也为“中华文化走出去”战略的实施开拓了潜在的发展空间</w:t>
      </w:r>
      <w:r>
        <w:rPr>
          <w:vertAlign w:val="superscript"/>
        </w:rPr>
        <w:fldChar w:fldCharType="begin"/>
      </w:r>
      <w:r>
        <w:rPr>
          <w:vertAlign w:val="superscript"/>
        </w:rPr>
        <w:instrText xml:space="preserve"> </w:instrText>
      </w:r>
      <w:r>
        <w:rPr>
          <w:rFonts w:hint="eastAsia"/>
          <w:vertAlign w:val="superscript"/>
        </w:rPr>
        <w:instrText>REF _Ref5782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，利用数字人文技术与人工智能手段来达成诗酒文化资源的系统整合、标准化处理以及多语言跨文化传播</w:t>
      </w:r>
      <w:r>
        <w:rPr>
          <w:vertAlign w:val="superscript"/>
        </w:rPr>
        <w:fldChar w:fldCharType="begin"/>
      </w:r>
      <w:r>
        <w:rPr>
          <w:vertAlign w:val="superscript"/>
        </w:rPr>
        <w:instrText xml:space="preserve"> </w:instrText>
      </w:r>
      <w:r>
        <w:rPr>
          <w:rFonts w:hint="eastAsia"/>
          <w:vertAlign w:val="superscript"/>
        </w:rPr>
        <w:instrText>REF _Ref5756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，会成为未来学术界和产业界急需解决的关键研究课题。</w:t>
      </w:r>
    </w:p>
    <w:p w:rsidR="0082612F" w:rsidRDefault="0082612F">
      <w:pPr>
        <w:pStyle w:val="a3"/>
        <w:spacing w:after="0"/>
        <w:ind w:leftChars="0" w:left="0" w:firstLine="480"/>
      </w:pPr>
    </w:p>
    <w:p w:rsidR="0082612F" w:rsidRDefault="00000000">
      <w:pPr>
        <w:pStyle w:val="3"/>
        <w:spacing w:before="156" w:after="156"/>
      </w:pPr>
      <w:bookmarkStart w:id="15" w:name="_Toc198018587"/>
      <w:bookmarkStart w:id="16" w:name="_Toc197894523"/>
      <w:r>
        <w:rPr>
          <w:rFonts w:hint="eastAsia"/>
        </w:rPr>
        <w:lastRenderedPageBreak/>
        <w:t xml:space="preserve">1.2 </w:t>
      </w:r>
      <w:r>
        <w:rPr>
          <w:rFonts w:hint="eastAsia"/>
        </w:rPr>
        <w:t>研究意义</w:t>
      </w:r>
      <w:bookmarkEnd w:id="15"/>
      <w:bookmarkEnd w:id="16"/>
    </w:p>
    <w:p w:rsidR="0082612F" w:rsidRDefault="00000000">
      <w:pPr>
        <w:ind w:firstLine="480"/>
      </w:pPr>
      <w:r>
        <w:rPr>
          <w:rFonts w:hint="eastAsia"/>
        </w:rPr>
        <w:t>本研究构建了一个综合性平台，融合信息系统、数据库技术、人工智能以及</w:t>
      </w:r>
      <w:r>
        <w:rPr>
          <w:rFonts w:hint="eastAsia"/>
        </w:rPr>
        <w:t>Web</w:t>
      </w:r>
      <w:r>
        <w:rPr>
          <w:rFonts w:hint="eastAsia"/>
        </w:rPr>
        <w:t>可视化等多学科方法，实现中华酒诗文</w:t>
      </w:r>
      <w:proofErr w:type="gramStart"/>
      <w:r>
        <w:rPr>
          <w:rFonts w:hint="eastAsia"/>
        </w:rPr>
        <w:t>化数据</w:t>
      </w:r>
      <w:proofErr w:type="gramEnd"/>
      <w:r>
        <w:rPr>
          <w:rFonts w:hint="eastAsia"/>
        </w:rPr>
        <w:t>的系统化治理与可视化呈现，促进该文化遗产的数字化传承以及学术价值挖掘，其核心价值有三个维度：其一，运用结构化数据处理与智能分析技术，对传统酒诗文</w:t>
      </w:r>
      <w:proofErr w:type="gramStart"/>
      <w:r>
        <w:rPr>
          <w:rFonts w:hint="eastAsia"/>
        </w:rPr>
        <w:t>化资源</w:t>
      </w:r>
      <w:proofErr w:type="gramEnd"/>
      <w:r>
        <w:rPr>
          <w:rFonts w:hint="eastAsia"/>
        </w:rPr>
        <w:t>进行高质量治理，保证文化数据有检索便捷、管理规范、分析科学以及应用可行等特点，其二，引入情感计算与自动评分等</w:t>
      </w:r>
      <w:r>
        <w:rPr>
          <w:rFonts w:hint="eastAsia"/>
        </w:rPr>
        <w:t>AI</w:t>
      </w:r>
      <w:r>
        <w:rPr>
          <w:rFonts w:hint="eastAsia"/>
        </w:rPr>
        <w:t>技术，建立人文学科与人工智能的跨学科研究范式，给诗歌分析方法论提供创新性技术支持，其三，采用多层次可视化技术体系，达成复杂</w:t>
      </w:r>
      <w:proofErr w:type="gramStart"/>
      <w:r>
        <w:rPr>
          <w:rFonts w:hint="eastAsia"/>
        </w:rPr>
        <w:t>酒诗数据</w:t>
      </w:r>
      <w:proofErr w:type="gramEnd"/>
      <w:r>
        <w:rPr>
          <w:rFonts w:hint="eastAsia"/>
        </w:rPr>
        <w:t>的多维</w:t>
      </w:r>
      <w:proofErr w:type="gramStart"/>
      <w:r>
        <w:rPr>
          <w:rFonts w:hint="eastAsia"/>
        </w:rPr>
        <w:t>度知识</w:t>
      </w:r>
      <w:proofErr w:type="gramEnd"/>
      <w:r>
        <w:rPr>
          <w:rFonts w:hint="eastAsia"/>
        </w:rPr>
        <w:t>表征与传播，有效提高文化资源的公众认知度与应用转化效率。</w:t>
      </w:r>
    </w:p>
    <w:p w:rsidR="0082612F" w:rsidRDefault="0082612F">
      <w:pPr>
        <w:ind w:firstLine="480"/>
      </w:pPr>
    </w:p>
    <w:p w:rsidR="0082612F" w:rsidRDefault="00000000">
      <w:pPr>
        <w:pStyle w:val="3"/>
        <w:spacing w:before="156" w:after="156"/>
      </w:pPr>
      <w:bookmarkStart w:id="17" w:name="_Toc197894524"/>
      <w:bookmarkStart w:id="18" w:name="_Toc198018588"/>
      <w:r>
        <w:rPr>
          <w:rFonts w:hint="eastAsia"/>
        </w:rPr>
        <w:t xml:space="preserve">1.3 </w:t>
      </w:r>
      <w:r>
        <w:rPr>
          <w:rFonts w:hint="eastAsia"/>
        </w:rPr>
        <w:t>国内外现状</w:t>
      </w:r>
      <w:bookmarkEnd w:id="17"/>
      <w:bookmarkEnd w:id="18"/>
    </w:p>
    <w:p w:rsidR="0082612F" w:rsidRDefault="00000000">
      <w:pPr>
        <w:ind w:firstLine="480"/>
      </w:pPr>
      <w:r>
        <w:rPr>
          <w:rFonts w:hint="eastAsia"/>
        </w:rPr>
        <w:t>随着学界针对中华传统文化研究程度的持续加深，古典诗歌身为关键的研究对象变得日益受到广泛的关注，研究视角从早期对诗词格律以及语言艺术的表层赏析，逐渐延伸至对其历史文化内涵的深入解读，这种转变体现出学术界和社会大众对于诗歌所蕴藏的人文精神与思想价值的认知有所提高。在当代社会快速变化的背景之下，古典诗词凭借其独特的精神慰藉功能和文化认同价值，正变成人们寻觅心灵栖息地的关键文化资源</w:t>
      </w:r>
      <w:r>
        <w:rPr>
          <w:rFonts w:hint="eastAsia"/>
          <w:vertAlign w:val="superscript"/>
        </w:rPr>
        <w:fldChar w:fldCharType="begin"/>
      </w:r>
      <w:r>
        <w:rPr>
          <w:rFonts w:hint="eastAsia"/>
          <w:vertAlign w:val="superscript"/>
        </w:rPr>
        <w:instrText xml:space="preserve"> REF _Ref6758 \w \h </w:instrText>
      </w:r>
      <w:r>
        <w:rPr>
          <w:rFonts w:hint="eastAsia"/>
          <w:vertAlign w:val="superscript"/>
        </w:rPr>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w:t>
      </w:r>
    </w:p>
    <w:p w:rsidR="0082612F" w:rsidRDefault="00000000">
      <w:pPr>
        <w:ind w:firstLine="480"/>
      </w:pPr>
      <w:r>
        <w:rPr>
          <w:rFonts w:hint="eastAsia"/>
        </w:rPr>
        <w:t>当下学术界和产业界正渐渐突破传统研究范式的限制，积极推动跨学科融合创新，诗歌研究领域已经出现了一系列带有高效检索功能的技术平台，这些系统整合了知识图谱、自然语言处理技术以及可视化呈现方式，达成了对海量诗歌数据的快速查询与智能筛选，这种构建诗歌领域数字化知识体系的研究路径，已经发展成数字人文研究的关键趋势。</w:t>
      </w:r>
    </w:p>
    <w:p w:rsidR="0082612F" w:rsidRDefault="00000000">
      <w:pPr>
        <w:pStyle w:val="4"/>
        <w:spacing w:before="156" w:after="156"/>
        <w:ind w:firstLine="480"/>
      </w:pPr>
      <w:bookmarkStart w:id="19" w:name="_Toc198018589"/>
      <w:r>
        <w:rPr>
          <w:rFonts w:hint="eastAsia"/>
        </w:rPr>
        <w:t xml:space="preserve">1.3.1 </w:t>
      </w:r>
      <w:r>
        <w:rPr>
          <w:rFonts w:hint="eastAsia"/>
        </w:rPr>
        <w:t>国内现状</w:t>
      </w:r>
      <w:bookmarkEnd w:id="19"/>
    </w:p>
    <w:p w:rsidR="0082612F" w:rsidRDefault="00000000">
      <w:pPr>
        <w:ind w:firstLine="480"/>
      </w:pPr>
      <w:r>
        <w:rPr>
          <w:rFonts w:hint="eastAsia"/>
        </w:rPr>
        <w:t>近十年间我国在数字人文领域古典诗词数据库建设方面有了较大进展，像中国知网、爱诗网以及各地数字方志等平台，逐渐搭建起了相对完备的古典诗词基础数据服务体系，给学术研究、教学实践以及公众文化需求给予了方便的数据检索途径，这些平台重点关注诗词文本的数字化采集、基础检索功能达成以及可视化呈现，对传统诗词文化的数字</w:t>
      </w:r>
      <w:r>
        <w:rPr>
          <w:rFonts w:hint="eastAsia"/>
        </w:rPr>
        <w:lastRenderedPageBreak/>
        <w:t>化保存与传播起到了关键作用</w:t>
      </w:r>
      <w:r>
        <w:rPr>
          <w:vertAlign w:val="superscript"/>
        </w:rPr>
        <w:fldChar w:fldCharType="begin"/>
      </w:r>
      <w:r>
        <w:rPr>
          <w:vertAlign w:val="superscript"/>
        </w:rPr>
        <w:instrText xml:space="preserve"> </w:instrText>
      </w:r>
      <w:r>
        <w:rPr>
          <w:rFonts w:hint="eastAsia"/>
          <w:vertAlign w:val="superscript"/>
        </w:rPr>
        <w:instrText>REF _Ref7836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。然而随着学科交叉研究的不断发展以及创新应用需求的持续增加，现有诗词数据库在专题分类体系构建、数据治理标准统一、深层数据结构化处理、智能语义解析以及开放可视化</w:t>
      </w:r>
      <w:proofErr w:type="gramStart"/>
      <w:r>
        <w:rPr>
          <w:rFonts w:hint="eastAsia"/>
        </w:rPr>
        <w:t>交互等</w:t>
      </w:r>
      <w:proofErr w:type="gramEnd"/>
      <w:r>
        <w:rPr>
          <w:rFonts w:hint="eastAsia"/>
        </w:rPr>
        <w:t>方面存在着一定的局限性：</w:t>
      </w:r>
    </w:p>
    <w:p w:rsidR="0082612F" w:rsidRDefault="00000000">
      <w:pPr>
        <w:ind w:firstLine="480"/>
      </w:pPr>
      <w:r>
        <w:rPr>
          <w:rFonts w:hint="eastAsia"/>
        </w:rPr>
        <w:t>当前已有的研究显示，针对以酒文化作为主题的诗词亚类专题数据库展开的建设工作，至今依旧存在着十分突出的欠缺之处，在相关领域范围内，一直都缺少那种有权威性以及系统性的专业资源库，而这样的一种现状，对该领域朝着纵深方向的研究以及创新成果的呈现，都造成了颇为严重的妨碍</w:t>
      </w:r>
      <w:r>
        <w:rPr>
          <w:rFonts w:hint="eastAsia"/>
        </w:rPr>
        <w:fldChar w:fldCharType="begin"/>
      </w:r>
      <w:r>
        <w:rPr>
          <w:rFonts w:hint="eastAsia"/>
        </w:rPr>
        <w:instrText xml:space="preserve"> REF _Ref7905 \w \h </w:instrText>
      </w:r>
      <w:r>
        <w:rPr>
          <w:rFonts w:hint="eastAsia"/>
        </w:rPr>
      </w:r>
      <w:r>
        <w:rPr>
          <w:rFonts w:hint="eastAsia"/>
        </w:rPr>
        <w:fldChar w:fldCharType="separate"/>
      </w:r>
      <w:r>
        <w:rPr>
          <w:rFonts w:hint="eastAsia"/>
          <w:vertAlign w:val="superscript"/>
        </w:rPr>
        <w:t>[10]</w:t>
      </w:r>
      <w:r>
        <w:rPr>
          <w:rFonts w:hint="eastAsia"/>
        </w:rPr>
        <w:fldChar w:fldCharType="end"/>
      </w:r>
      <w:r>
        <w:rPr>
          <w:rFonts w:hint="eastAsia"/>
        </w:rPr>
        <w:t>。</w:t>
      </w:r>
    </w:p>
    <w:p w:rsidR="0082612F" w:rsidRDefault="00000000">
      <w:pPr>
        <w:ind w:firstLine="480"/>
      </w:pPr>
      <w:r>
        <w:rPr>
          <w:rFonts w:hint="eastAsia"/>
        </w:rPr>
        <w:t>目前主流数据集中普遍存在着标注粒度较为粗糙、分类标准不太统一的情况，在题材分类、情感倾向、地域特征以及人物属性等关键维度方面，数据标注要么严重缺失，要么处于混乱状态，这样的结构性缺陷极大地限制了语义解析的精确程度以及多维</w:t>
      </w:r>
      <w:proofErr w:type="gramStart"/>
      <w:r>
        <w:rPr>
          <w:rFonts w:hint="eastAsia"/>
        </w:rPr>
        <w:t>度数据</w:t>
      </w:r>
      <w:proofErr w:type="gramEnd"/>
      <w:r>
        <w:rPr>
          <w:rFonts w:hint="eastAsia"/>
        </w:rPr>
        <w:t>挖掘的潜在价值</w:t>
      </w:r>
      <w:r>
        <w:rPr>
          <w:rFonts w:hint="eastAsia"/>
          <w:vertAlign w:val="superscript"/>
        </w:rPr>
        <w:fldChar w:fldCharType="begin"/>
      </w:r>
      <w:r>
        <w:rPr>
          <w:rFonts w:hint="eastAsia"/>
          <w:vertAlign w:val="superscript"/>
        </w:rPr>
        <w:instrText xml:space="preserve"> REF _Ref7944 \w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w:t>
      </w:r>
    </w:p>
    <w:p w:rsidR="0082612F" w:rsidRDefault="00000000">
      <w:pPr>
        <w:ind w:firstLine="480"/>
      </w:pPr>
      <w:r>
        <w:rPr>
          <w:rFonts w:hint="eastAsia"/>
        </w:rPr>
        <w:t>当前的相关研究显示，借助情感分析、领域</w:t>
      </w:r>
      <w:r>
        <w:rPr>
          <w:rFonts w:hint="eastAsia"/>
        </w:rPr>
        <w:t>AI</w:t>
      </w:r>
      <w:r>
        <w:rPr>
          <w:rFonts w:hint="eastAsia"/>
        </w:rPr>
        <w:t>评分以及诗品自动评价等智能化处理手段，目前尚处在初步的探索进程以及实验验证环节，其核心存在的局限主要体现为两个方面，其一尚未创建出可适配古典诗歌文体特征的专门优化模型，其二缺少经由大规模人工标注所形成的高质量数据集，以此作为算法训练的基础</w:t>
      </w:r>
      <w:r>
        <w:rPr>
          <w:rFonts w:hint="eastAsia"/>
          <w:vertAlign w:val="superscript"/>
        </w:rPr>
        <w:fldChar w:fldCharType="begin"/>
      </w:r>
      <w:r>
        <w:rPr>
          <w:rFonts w:hint="eastAsia"/>
          <w:vertAlign w:val="superscript"/>
        </w:rPr>
        <w:instrText xml:space="preserve"> REF _Ref7986 \w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w:t>
      </w:r>
    </w:p>
    <w:p w:rsidR="0082612F" w:rsidRDefault="00000000">
      <w:pPr>
        <w:ind w:firstLine="480"/>
      </w:pPr>
      <w:r>
        <w:rPr>
          <w:rFonts w:hint="eastAsia"/>
        </w:rPr>
        <w:t>当前现有的数据库以及平台系统在可视化呈现这一方面，存在着形式较为单一的问题，并且其交互功能的设计以及场景应用的多样性，</w:t>
      </w:r>
      <w:proofErr w:type="gramStart"/>
      <w:r>
        <w:rPr>
          <w:rFonts w:hint="eastAsia"/>
        </w:rPr>
        <w:t>都以及待</w:t>
      </w:r>
      <w:proofErr w:type="gramEnd"/>
      <w:r>
        <w:rPr>
          <w:rFonts w:hint="eastAsia"/>
        </w:rPr>
        <w:t>提高，这样的状况导致其难以对科研分析、教育教学以及文化旅游等不同领域用户的专业化需求，提供有效的支撑</w:t>
      </w:r>
      <w:r>
        <w:rPr>
          <w:rFonts w:hint="eastAsia"/>
          <w:vertAlign w:val="superscript"/>
        </w:rPr>
        <w:fldChar w:fldCharType="begin"/>
      </w:r>
      <w:r>
        <w:rPr>
          <w:rFonts w:hint="eastAsia"/>
          <w:vertAlign w:val="superscript"/>
        </w:rPr>
        <w:instrText xml:space="preserve"> REF _Ref8032 \w \h </w:instrText>
      </w:r>
      <w:r>
        <w:rPr>
          <w:rFonts w:hint="eastAsia"/>
          <w:vertAlign w:val="superscript"/>
        </w:rPr>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w:t>
      </w:r>
    </w:p>
    <w:p w:rsidR="0082612F" w:rsidRDefault="00000000">
      <w:pPr>
        <w:ind w:firstLine="480"/>
      </w:pPr>
      <w:r>
        <w:rPr>
          <w:rFonts w:hint="eastAsia"/>
        </w:rPr>
        <w:t>当前各平台在数据版权管理、开放开发后续环节以及学术成果应用转化等关键领域，还没有构建起系统化的资源共享机制以及高效的成果转化体系，这种状况对资源的可持续开发利用以及创新驱动发展形成了一定制约</w:t>
      </w:r>
      <w:r>
        <w:rPr>
          <w:rFonts w:hint="eastAsia"/>
          <w:vertAlign w:val="superscript"/>
        </w:rPr>
        <w:fldChar w:fldCharType="begin"/>
      </w:r>
      <w:r>
        <w:rPr>
          <w:rFonts w:hint="eastAsia"/>
          <w:vertAlign w:val="superscript"/>
        </w:rPr>
        <w:instrText xml:space="preserve"> REF _Ref8061 \w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w:t>
      </w:r>
    </w:p>
    <w:p w:rsidR="0082612F" w:rsidRDefault="00000000">
      <w:pPr>
        <w:ind w:firstLine="480"/>
      </w:pPr>
      <w:r>
        <w:rPr>
          <w:rFonts w:hint="eastAsia"/>
        </w:rPr>
        <w:t>当下诗词数字资源建设遭遇不少挑战，像数据收录比较分散、标注标准未统一以及跨平台兼容性欠缺等情况，这些状况极大限制了知识图谱构建与跨模态融合等前沿技术的实际运用，</w:t>
      </w:r>
      <w:proofErr w:type="gramStart"/>
      <w:r>
        <w:rPr>
          <w:rFonts w:hint="eastAsia"/>
        </w:rPr>
        <w:t>在酒诗等</w:t>
      </w:r>
      <w:proofErr w:type="gramEnd"/>
      <w:r>
        <w:rPr>
          <w:rFonts w:hint="eastAsia"/>
        </w:rPr>
        <w:t>特定领域体现得更为突出，很有必要促使诗词数据库建设达成从规模积累到质量提升的范式转变，借助实施精细化标注、深度结构化处理、智能化情感分析以及多元化可视化呈现等关键技术，来应对数字人文研究与中华诗词文化现代化传承的急切需求</w:t>
      </w:r>
      <w:r>
        <w:rPr>
          <w:rFonts w:hint="eastAsia"/>
          <w:vertAlign w:val="superscript"/>
        </w:rPr>
        <w:fldChar w:fldCharType="begin"/>
      </w:r>
      <w:r>
        <w:rPr>
          <w:rFonts w:hint="eastAsia"/>
          <w:vertAlign w:val="superscript"/>
        </w:rPr>
        <w:instrText xml:space="preserve"> REF _Ref7986 \w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_Ref8061 \w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w:t>
      </w:r>
    </w:p>
    <w:p w:rsidR="0082612F" w:rsidRDefault="00000000">
      <w:pPr>
        <w:pStyle w:val="4"/>
        <w:spacing w:before="156" w:after="156"/>
        <w:ind w:firstLine="480"/>
      </w:pPr>
      <w:bookmarkStart w:id="20" w:name="_Toc198018590"/>
      <w:r>
        <w:rPr>
          <w:rFonts w:hint="eastAsia"/>
        </w:rPr>
        <w:lastRenderedPageBreak/>
        <w:t xml:space="preserve">1.3.2 </w:t>
      </w:r>
      <w:r>
        <w:rPr>
          <w:rFonts w:hint="eastAsia"/>
        </w:rPr>
        <w:t>国外现状</w:t>
      </w:r>
      <w:bookmarkEnd w:id="20"/>
    </w:p>
    <w:p w:rsidR="0082612F" w:rsidRDefault="00000000">
      <w:pPr>
        <w:ind w:firstLine="480"/>
      </w:pPr>
      <w:r>
        <w:rPr>
          <w:rFonts w:hint="eastAsia"/>
        </w:rPr>
        <w:t>国际学术界在古典文学数据化工程这个领域，发展历程是比较久的，已经形成了相对成熟的数字人文实践体系，像北美地区的“</w:t>
      </w:r>
      <w:r>
        <w:rPr>
          <w:rFonts w:hint="eastAsia"/>
        </w:rPr>
        <w:t>Perseus</w:t>
      </w:r>
      <w:r>
        <w:rPr>
          <w:rFonts w:hint="eastAsia"/>
        </w:rPr>
        <w:t>数字图书馆”以及欧陆的“</w:t>
      </w:r>
      <w:proofErr w:type="spellStart"/>
      <w:r>
        <w:rPr>
          <w:rFonts w:hint="eastAsia"/>
        </w:rPr>
        <w:t>Europeana</w:t>
      </w:r>
      <w:proofErr w:type="spellEnd"/>
      <w:r>
        <w:rPr>
          <w:rFonts w:hint="eastAsia"/>
        </w:rPr>
        <w:t>”计划，是比较典型的代表，这些规模很大的数字化平台，整合了语义网络技术、海量数据处理以及数字遗产保护等前沿科技手段，实现了对古典文学典籍、图像资料以及元数据信息的系统性数字化管理，还促进了文献资源的跨语言传播、多模态呈现以及跨学科应用</w:t>
      </w:r>
      <w:r>
        <w:rPr>
          <w:rFonts w:hint="eastAsia"/>
        </w:rPr>
        <w:fldChar w:fldCharType="begin"/>
      </w:r>
      <w:r>
        <w:rPr>
          <w:rFonts w:hint="eastAsia"/>
        </w:rPr>
        <w:instrText xml:space="preserve"> REF _Ref9217 \w \h </w:instrText>
      </w:r>
      <w:r>
        <w:rPr>
          <w:rFonts w:hint="eastAsia"/>
        </w:rPr>
      </w:r>
      <w:r>
        <w:rPr>
          <w:rFonts w:hint="eastAsia"/>
        </w:rPr>
        <w:fldChar w:fldCharType="separate"/>
      </w:r>
      <w:r>
        <w:rPr>
          <w:rFonts w:hint="eastAsia"/>
          <w:vertAlign w:val="superscript"/>
        </w:rPr>
        <w:t>[15]</w:t>
      </w:r>
      <w:r>
        <w:rPr>
          <w:rFonts w:hint="eastAsia"/>
        </w:rPr>
        <w:fldChar w:fldCharType="end"/>
      </w:r>
      <w:r>
        <w:rPr>
          <w:rFonts w:hint="eastAsia"/>
          <w:vertAlign w:val="superscript"/>
        </w:rPr>
        <w:fldChar w:fldCharType="begin"/>
      </w:r>
      <w:r>
        <w:rPr>
          <w:rFonts w:hint="eastAsia"/>
          <w:vertAlign w:val="superscript"/>
        </w:rPr>
        <w:instrText xml:space="preserve"> REF _Ref9224 \w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。展开来说，</w:t>
      </w:r>
      <w:r>
        <w:rPr>
          <w:rFonts w:hint="eastAsia"/>
        </w:rPr>
        <w:t>Perseus</w:t>
      </w:r>
      <w:r>
        <w:rPr>
          <w:rFonts w:hint="eastAsia"/>
        </w:rPr>
        <w:t>项目依靠其深度语义标注功能和开放式数据接口，给古希腊罗马典籍研究提供了关键的技术支撑和数据资源，而</w:t>
      </w:r>
      <w:proofErr w:type="spellStart"/>
      <w:r>
        <w:rPr>
          <w:rFonts w:hint="eastAsia"/>
        </w:rPr>
        <w:t>Europeana</w:t>
      </w:r>
      <w:proofErr w:type="spellEnd"/>
      <w:r>
        <w:rPr>
          <w:rFonts w:hint="eastAsia"/>
        </w:rPr>
        <w:t>项目主要关注欧洲文化遗产的语义关联和数字化整合，借助联合图书馆、博物馆以及档案馆等多种类型文化机构，构建了统一的开放式知识服务生态系统</w:t>
      </w:r>
      <w:r>
        <w:rPr>
          <w:vertAlign w:val="superscript"/>
        </w:rPr>
        <w:fldChar w:fldCharType="begin"/>
      </w:r>
      <w:r>
        <w:rPr>
          <w:vertAlign w:val="superscript"/>
        </w:rPr>
        <w:instrText xml:space="preserve"> </w:instrText>
      </w:r>
      <w:r>
        <w:rPr>
          <w:rFonts w:hint="eastAsia"/>
          <w:vertAlign w:val="superscript"/>
        </w:rPr>
        <w:instrText>REF _Ref198110637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vertAlign w:val="superscript"/>
        </w:rPr>
        <w:t>[16]</w:t>
      </w:r>
      <w:r>
        <w:rPr>
          <w:rFonts w:hint="eastAsia"/>
          <w:vertAlign w:val="superscript"/>
        </w:rPr>
        <w:fldChar w:fldCharType="begin"/>
      </w:r>
      <w:r>
        <w:rPr>
          <w:rFonts w:hint="eastAsia"/>
          <w:vertAlign w:val="superscript"/>
        </w:rPr>
        <w:instrText xml:space="preserve"> REF _Ref9299 \w \h </w:instrText>
      </w:r>
      <w:r>
        <w:rPr>
          <w:rFonts w:hint="eastAsia"/>
          <w:vertAlign w:val="superscript"/>
        </w:rPr>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w:t>
      </w:r>
    </w:p>
    <w:p w:rsidR="0082612F" w:rsidRDefault="00000000">
      <w:pPr>
        <w:ind w:firstLine="480"/>
      </w:pPr>
      <w:r>
        <w:rPr>
          <w:rFonts w:hint="eastAsia"/>
        </w:rPr>
        <w:t>当前的相关研究显示，西方数字平台在处理中国古典</w:t>
      </w:r>
      <w:proofErr w:type="gramStart"/>
      <w:r>
        <w:rPr>
          <w:rFonts w:hint="eastAsia"/>
        </w:rPr>
        <w:t>诗歌酒诗这类</w:t>
      </w:r>
      <w:proofErr w:type="gramEnd"/>
      <w:r>
        <w:rPr>
          <w:rFonts w:hint="eastAsia"/>
        </w:rPr>
        <w:t>有特色的题材之时，遭遇了文化语境存在差异、技术标准无法兼容以及应用场景有特殊性等多方面的限制，深入剖析其背后原因可知，当下的知识表示模型一方面没能充分呈现出中国诗歌特有的意象系统、情感表达以及礼俗典故之间的深层联系，另一方面缺少针对中文文本复杂性的适应性处理机制，这其中涉及了词法结构、语法特征以及意向表达的独特之处</w:t>
      </w:r>
      <w:r>
        <w:rPr>
          <w:vertAlign w:val="superscript"/>
        </w:rPr>
        <w:fldChar w:fldCharType="begin"/>
      </w:r>
      <w:r>
        <w:rPr>
          <w:vertAlign w:val="superscript"/>
        </w:rPr>
        <w:instrText xml:space="preserve"> </w:instrText>
      </w:r>
      <w:r>
        <w:rPr>
          <w:rFonts w:hint="eastAsia"/>
          <w:vertAlign w:val="superscript"/>
        </w:rPr>
        <w:instrText>REF _Ref9332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vertAlign w:val="superscript"/>
        </w:rPr>
        <w:fldChar w:fldCharType="begin"/>
      </w:r>
      <w:r>
        <w:rPr>
          <w:vertAlign w:val="superscript"/>
        </w:rPr>
        <w:instrText xml:space="preserve"> REF _Ref198110667 \r \h  \* MERGEFORMAT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。展开来说，这些平台还没有构建起可系统解析酒</w:t>
      </w:r>
      <w:proofErr w:type="gramStart"/>
      <w:r>
        <w:rPr>
          <w:rFonts w:hint="eastAsia"/>
        </w:rPr>
        <w:t>诗文化里宴饮</w:t>
      </w:r>
      <w:proofErr w:type="gramEnd"/>
      <w:r>
        <w:rPr>
          <w:rFonts w:hint="eastAsia"/>
        </w:rPr>
        <w:t>礼仪、历史地理信息以及人物关系等关键要素的数据模型，致使难以达成对中国传统“诗酒风流”美学意境及其跨领域知识关联的数字化呈现与创新应用。</w:t>
      </w:r>
    </w:p>
    <w:p w:rsidR="0082612F" w:rsidRDefault="0082612F">
      <w:pPr>
        <w:ind w:firstLine="480"/>
      </w:pPr>
    </w:p>
    <w:p w:rsidR="0082612F" w:rsidRDefault="00000000">
      <w:pPr>
        <w:pStyle w:val="3"/>
        <w:spacing w:before="156" w:after="156"/>
      </w:pPr>
      <w:bookmarkStart w:id="21" w:name="_Toc198018591"/>
      <w:bookmarkStart w:id="22" w:name="_Toc197894525"/>
      <w:r>
        <w:rPr>
          <w:rFonts w:hint="eastAsia"/>
        </w:rPr>
        <w:t xml:space="preserve">1.4 </w:t>
      </w:r>
      <w:r>
        <w:rPr>
          <w:rFonts w:hint="eastAsia"/>
        </w:rPr>
        <w:t>研究目标</w:t>
      </w:r>
      <w:bookmarkEnd w:id="21"/>
      <w:bookmarkEnd w:id="22"/>
    </w:p>
    <w:p w:rsidR="0082612F" w:rsidRDefault="00000000">
      <w:pPr>
        <w:ind w:firstLine="480"/>
      </w:pPr>
      <w:r>
        <w:rPr>
          <w:rFonts w:hint="eastAsia"/>
        </w:rPr>
        <w:t>本研究构建一套针对诗酒文化数据的可视化分析及治理系统，</w:t>
      </w:r>
      <w:proofErr w:type="gramStart"/>
      <w:r>
        <w:rPr>
          <w:rFonts w:hint="eastAsia"/>
        </w:rPr>
        <w:t>最</w:t>
      </w:r>
      <w:proofErr w:type="gramEnd"/>
      <w:r>
        <w:rPr>
          <w:rFonts w:hint="eastAsia"/>
        </w:rPr>
        <w:t>关键的是搭建</w:t>
      </w:r>
      <w:proofErr w:type="gramStart"/>
      <w:r>
        <w:rPr>
          <w:rFonts w:hint="eastAsia"/>
        </w:rPr>
        <w:t>标准化酒诗元数据</w:t>
      </w:r>
      <w:proofErr w:type="gramEnd"/>
      <w:r>
        <w:rPr>
          <w:rFonts w:hint="eastAsia"/>
        </w:rPr>
        <w:t>框架，对诗词作品、创作者以及时代背景等多方面信息加以规范化治理，系统运用自动化采集与人工审核相联合的多层级数据处理机制，还引入基于深度学习的情感分析算法与质量评估模块，提升了数据的判别精度和应用效能。基于此，系统借助多样化可视化呈现方式和交互功能，为学术研究者与普通用户给予直观的数据洞察与决策支持。</w:t>
      </w:r>
    </w:p>
    <w:p w:rsidR="0082612F" w:rsidRDefault="0082612F">
      <w:pPr>
        <w:ind w:firstLineChars="0" w:firstLine="0"/>
      </w:pPr>
    </w:p>
    <w:p w:rsidR="0082612F" w:rsidRDefault="00000000">
      <w:pPr>
        <w:pStyle w:val="3"/>
        <w:spacing w:before="156" w:after="156"/>
      </w:pPr>
      <w:bookmarkStart w:id="23" w:name="_Toc198018593"/>
      <w:bookmarkStart w:id="24" w:name="_Toc197894526"/>
      <w:r>
        <w:rPr>
          <w:rFonts w:hint="eastAsia"/>
        </w:rPr>
        <w:lastRenderedPageBreak/>
        <w:t>1.5</w:t>
      </w:r>
      <w:r>
        <w:rPr>
          <w:rFonts w:hint="eastAsia"/>
        </w:rPr>
        <w:t>本章小结</w:t>
      </w:r>
      <w:bookmarkEnd w:id="23"/>
      <w:bookmarkEnd w:id="24"/>
    </w:p>
    <w:p w:rsidR="0082612F" w:rsidRDefault="00000000">
      <w:pPr>
        <w:ind w:firstLine="480"/>
      </w:pPr>
      <w:r>
        <w:rPr>
          <w:rFonts w:hint="eastAsia"/>
        </w:rPr>
        <w:t>在这一章节之中，对中华酒诗文化数字化研究的理论框架进行了系统性的构建，围绕研究背景、学术价值、国内外研究进展以及本文创新贡献这四个维</w:t>
      </w:r>
      <w:proofErr w:type="gramStart"/>
      <w:r>
        <w:rPr>
          <w:rFonts w:hint="eastAsia"/>
        </w:rPr>
        <w:t>度展开</w:t>
      </w:r>
      <w:proofErr w:type="gramEnd"/>
      <w:r>
        <w:rPr>
          <w:rFonts w:hint="eastAsia"/>
        </w:rPr>
        <w:t>详细论述，一开始，从文化传承的角度出发，阐释了酒诗作为中华传统文化关键载体所有的独特价值，并且对数字化技术给这一文化遗产带来的转型机遇以及技术挑战展开了深入剖析。依据跨学科研究范式，明确了本研究借助数据治理与可视化技术达成酒诗文化数字化保护与创新应用的双重目标，在对国内外研究现状进行分析时，运用文献计量方法指出当前古典诗词数据库建设存在的结构性缺陷：国内</w:t>
      </w:r>
      <w:proofErr w:type="gramStart"/>
      <w:r>
        <w:rPr>
          <w:rFonts w:hint="eastAsia"/>
        </w:rPr>
        <w:t>在酒诗专题</w:t>
      </w:r>
      <w:proofErr w:type="gramEnd"/>
      <w:r>
        <w:rPr>
          <w:rFonts w:hint="eastAsia"/>
        </w:rPr>
        <w:t>数据库领域仍然存在研究空白，而国际现有的平台普遍存在中文诗歌文化语境适配性不足的问题。本研究提出了包含诗</w:t>
      </w:r>
      <w:proofErr w:type="gramStart"/>
      <w:r>
        <w:rPr>
          <w:rFonts w:hint="eastAsia"/>
        </w:rPr>
        <w:t>酒数据</w:t>
      </w:r>
      <w:proofErr w:type="gramEnd"/>
      <w:r>
        <w:rPr>
          <w:rFonts w:hint="eastAsia"/>
        </w:rPr>
        <w:t>可视化分析体系以及智能化治理框架在内的系统性解决方案，其创新性主要体现在三个方面：构建了端到</w:t>
      </w:r>
      <w:proofErr w:type="gramStart"/>
      <w:r>
        <w:rPr>
          <w:rFonts w:hint="eastAsia"/>
        </w:rPr>
        <w:t>端的酒诗数据</w:t>
      </w:r>
      <w:proofErr w:type="gramEnd"/>
      <w:r>
        <w:rPr>
          <w:rFonts w:hint="eastAsia"/>
        </w:rPr>
        <w:t>治理工作流，开发了基于深度学习的情感分析集成系统，为中华酒诗文化的数字化保护与当代转化提供了创新性的方法论支撑。</w:t>
      </w:r>
    </w:p>
    <w:p w:rsidR="0082612F" w:rsidRDefault="0082612F">
      <w:pPr>
        <w:pStyle w:val="a3"/>
        <w:spacing w:beforeLines="50" w:before="156" w:afterLines="50" w:after="156"/>
        <w:ind w:leftChars="0" w:left="0" w:firstLine="480"/>
        <w:rPr>
          <w:rFonts w:cs="Times New Roman"/>
          <w:szCs w:val="24"/>
        </w:rPr>
        <w:sectPr w:rsidR="0082612F">
          <w:headerReference w:type="default" r:id="rId28"/>
          <w:footerReference w:type="default" r:id="rId29"/>
          <w:pgSz w:w="11906" w:h="16838"/>
          <w:pgMar w:top="1701" w:right="1417" w:bottom="1701" w:left="1417" w:header="1134" w:footer="1134" w:gutter="0"/>
          <w:pgNumType w:start="1"/>
          <w:cols w:space="425"/>
          <w:docGrid w:type="lines" w:linePitch="312"/>
        </w:sectPr>
      </w:pPr>
    </w:p>
    <w:p w:rsidR="0082612F" w:rsidRDefault="00000000">
      <w:pPr>
        <w:pStyle w:val="2"/>
        <w:ind w:firstLine="720"/>
        <w:rPr>
          <w:b/>
          <w:bCs/>
        </w:rPr>
      </w:pPr>
      <w:bookmarkStart w:id="25" w:name="_Toc198018594"/>
      <w:bookmarkStart w:id="26" w:name="_Toc197894527"/>
      <w:r>
        <w:lastRenderedPageBreak/>
        <w:t>第</w:t>
      </w:r>
      <w:r>
        <w:t>2</w:t>
      </w:r>
      <w:r>
        <w:t>章</w:t>
      </w:r>
      <w:r>
        <w:t xml:space="preserve"> </w:t>
      </w:r>
      <w:r>
        <w:rPr>
          <w:rFonts w:hint="eastAsia"/>
        </w:rPr>
        <w:t>诗文</w:t>
      </w:r>
      <w:proofErr w:type="gramStart"/>
      <w:r>
        <w:rPr>
          <w:rFonts w:hint="eastAsia"/>
        </w:rPr>
        <w:t>化数据</w:t>
      </w:r>
      <w:proofErr w:type="gramEnd"/>
      <w:r>
        <w:rPr>
          <w:rFonts w:hint="eastAsia"/>
        </w:rPr>
        <w:t>治理与可视化系统分析</w:t>
      </w:r>
      <w:bookmarkEnd w:id="25"/>
      <w:bookmarkEnd w:id="26"/>
    </w:p>
    <w:p w:rsidR="0082612F" w:rsidRDefault="00000000">
      <w:pPr>
        <w:pStyle w:val="3"/>
        <w:spacing w:before="156" w:after="156"/>
      </w:pPr>
      <w:bookmarkStart w:id="27" w:name="_Toc197894528"/>
      <w:bookmarkStart w:id="28" w:name="_Toc198018595"/>
      <w:r>
        <w:t xml:space="preserve">2.1 </w:t>
      </w:r>
      <w:r>
        <w:rPr>
          <w:rFonts w:hint="eastAsia"/>
        </w:rPr>
        <w:t>系统介绍</w:t>
      </w:r>
      <w:bookmarkEnd w:id="27"/>
      <w:bookmarkEnd w:id="28"/>
    </w:p>
    <w:p w:rsidR="0082612F" w:rsidRDefault="00000000">
      <w:pPr>
        <w:pStyle w:val="4"/>
        <w:spacing w:before="156" w:after="156"/>
        <w:ind w:firstLine="480"/>
      </w:pPr>
      <w:bookmarkStart w:id="29" w:name="_Toc198018596"/>
      <w:r>
        <w:rPr>
          <w:rFonts w:hint="eastAsia"/>
        </w:rPr>
        <w:t xml:space="preserve">2.1.1 </w:t>
      </w:r>
      <w:r>
        <w:rPr>
          <w:rFonts w:hint="eastAsia"/>
        </w:rPr>
        <w:t>系统定位与目标</w:t>
      </w:r>
      <w:bookmarkEnd w:id="29"/>
    </w:p>
    <w:p w:rsidR="0082612F" w:rsidRDefault="00000000">
      <w:pPr>
        <w:ind w:firstLine="480"/>
      </w:pPr>
      <w:r>
        <w:rPr>
          <w:rFonts w:hint="eastAsia"/>
        </w:rPr>
        <w:t>本研究构建了酒诗文</w:t>
      </w:r>
      <w:proofErr w:type="gramStart"/>
      <w:r>
        <w:rPr>
          <w:rFonts w:hint="eastAsia"/>
        </w:rPr>
        <w:t>化数据</w:t>
      </w:r>
      <w:proofErr w:type="gramEnd"/>
      <w:r>
        <w:rPr>
          <w:rFonts w:hint="eastAsia"/>
        </w:rPr>
        <w:t>治理与可视化集成平台，可达成数据全生命周期管理、人工智能辅助分析以及多元化可视化呈现的有机融合，该平台遵循“数据质量优化、安全可靠保障、智能治理实施、高效发布机制、知识协同共享”的核心原则，针对学术研究者、文化传播从业者、技术开发人员以及政策制定者等多元化用户群体，提供有精准性、智能化与交互性的酒诗文化数字化解决办法。</w:t>
      </w:r>
    </w:p>
    <w:p w:rsidR="0082612F" w:rsidRDefault="00000000">
      <w:pPr>
        <w:pStyle w:val="4"/>
        <w:spacing w:before="156" w:after="156"/>
        <w:ind w:firstLine="480"/>
      </w:pPr>
      <w:bookmarkStart w:id="30" w:name="_Toc198018597"/>
      <w:r>
        <w:rPr>
          <w:noProof/>
        </w:rPr>
        <w:drawing>
          <wp:anchor distT="0" distB="0" distL="114300" distR="114300" simplePos="0" relativeHeight="251687936" behindDoc="0" locked="0" layoutInCell="1" allowOverlap="1">
            <wp:simplePos x="0" y="0"/>
            <wp:positionH relativeFrom="column">
              <wp:posOffset>1519555</wp:posOffset>
            </wp:positionH>
            <wp:positionV relativeFrom="paragraph">
              <wp:posOffset>563880</wp:posOffset>
            </wp:positionV>
            <wp:extent cx="2735580" cy="3206750"/>
            <wp:effectExtent l="0" t="0" r="7620" b="0"/>
            <wp:wrapTopAndBottom/>
            <wp:docPr id="2489963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96337" name="图片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35580" cy="3206750"/>
                    </a:xfrm>
                    <a:prstGeom prst="rect">
                      <a:avLst/>
                    </a:prstGeom>
                    <a:noFill/>
                    <a:ln>
                      <a:noFill/>
                    </a:ln>
                  </pic:spPr>
                </pic:pic>
              </a:graphicData>
            </a:graphic>
          </wp:anchor>
        </w:drawing>
      </w:r>
      <w:r>
        <w:rPr>
          <w:rFonts w:hint="eastAsia"/>
        </w:rPr>
        <w:t xml:space="preserve">2.1.2 </w:t>
      </w:r>
      <w:r>
        <w:rPr>
          <w:rFonts w:hint="eastAsia"/>
        </w:rPr>
        <w:t>系统分层架构</w:t>
      </w:r>
      <w:bookmarkEnd w:id="30"/>
    </w:p>
    <w:p w:rsidR="0082612F" w:rsidRDefault="00000000">
      <w:pPr>
        <w:pStyle w:val="af"/>
        <w:spacing w:after="312"/>
        <w:ind w:firstLine="422"/>
      </w:pPr>
      <w:r>
        <w:rPr>
          <w:rFonts w:hint="eastAsia"/>
        </w:rPr>
        <w:t>图</w:t>
      </w:r>
      <w:r>
        <w:rPr>
          <w:rFonts w:hint="eastAsia"/>
        </w:rPr>
        <w:t xml:space="preserve">2-1 </w:t>
      </w:r>
      <w:r>
        <w:rPr>
          <w:rFonts w:hint="eastAsia"/>
        </w:rPr>
        <w:t>系统分层架构</w:t>
      </w:r>
    </w:p>
    <w:p w:rsidR="0082612F" w:rsidRDefault="00000000">
      <w:pPr>
        <w:ind w:firstLine="480"/>
      </w:pPr>
      <w:r>
        <w:rPr>
          <w:rFonts w:hint="eastAsia"/>
        </w:rPr>
        <w:t>本研究打造的诗词管理与分析系统运用分层架构设计思路，严格依照模块化和解耦原则来构建，系统架构囊括表现层、业务逻辑层、数据访问层、数据存储层以及</w:t>
      </w:r>
      <w:r>
        <w:rPr>
          <w:rFonts w:hint="eastAsia"/>
        </w:rPr>
        <w:t>AI/</w:t>
      </w:r>
      <w:r>
        <w:rPr>
          <w:rFonts w:hint="eastAsia"/>
        </w:rPr>
        <w:t>数据分析层，形成了层次清晰的五层结构，表现层借助</w:t>
      </w:r>
      <w:r>
        <w:rPr>
          <w:rFonts w:hint="eastAsia"/>
        </w:rPr>
        <w:t>Vue 3</w:t>
      </w:r>
      <w:r>
        <w:rPr>
          <w:rFonts w:hint="eastAsia"/>
        </w:rPr>
        <w:t>框架得以实现，运用组件</w:t>
      </w:r>
      <w:proofErr w:type="gramStart"/>
      <w:r>
        <w:rPr>
          <w:rFonts w:hint="eastAsia"/>
        </w:rPr>
        <w:t>化开发</w:t>
      </w:r>
      <w:proofErr w:type="gramEnd"/>
      <w:r>
        <w:rPr>
          <w:rFonts w:hint="eastAsia"/>
        </w:rPr>
        <w:t>模式来提高代码复用率，整合</w:t>
      </w:r>
      <w:proofErr w:type="spellStart"/>
      <w:r>
        <w:rPr>
          <w:rFonts w:hint="eastAsia"/>
        </w:rPr>
        <w:t>Vuex</w:t>
      </w:r>
      <w:proofErr w:type="spellEnd"/>
      <w:r>
        <w:rPr>
          <w:rFonts w:hint="eastAsia"/>
        </w:rPr>
        <w:t>状态管理机制以保证数据共享，借助</w:t>
      </w:r>
      <w:r>
        <w:rPr>
          <w:rFonts w:hint="eastAsia"/>
        </w:rPr>
        <w:t>Vue Router</w:t>
      </w:r>
      <w:r>
        <w:rPr>
          <w:rFonts w:hint="eastAsia"/>
        </w:rPr>
        <w:t>达成页面路由控制。核心业务逻辑层着重处理诗词管理、诗人管理以及质量分析等核心</w:t>
      </w:r>
      <w:r>
        <w:rPr>
          <w:rFonts w:hint="eastAsia"/>
        </w:rPr>
        <w:lastRenderedPageBreak/>
        <w:t>业务功能，凭借标准化业务接口规范业务流程，引入事务管理机制保障数据一致性，数据访问层封装了全部数据库操作，采用连接</w:t>
      </w:r>
      <w:proofErr w:type="gramStart"/>
      <w:r>
        <w:rPr>
          <w:rFonts w:hint="eastAsia"/>
        </w:rPr>
        <w:t>池技术</w:t>
      </w:r>
      <w:proofErr w:type="gramEnd"/>
      <w:r>
        <w:rPr>
          <w:rFonts w:hint="eastAsia"/>
        </w:rPr>
        <w:t>优化资源利用，实施参数化查询防范</w:t>
      </w:r>
      <w:r>
        <w:rPr>
          <w:rFonts w:hint="eastAsia"/>
        </w:rPr>
        <w:t>SQL</w:t>
      </w:r>
      <w:r>
        <w:rPr>
          <w:rFonts w:hint="eastAsia"/>
        </w:rPr>
        <w:t>注入攻击，建立多级缓存体系提升数据访问效率。底层数据存储基于</w:t>
      </w:r>
      <w:r>
        <w:rPr>
          <w:rFonts w:hint="eastAsia"/>
        </w:rPr>
        <w:t>MySQL</w:t>
      </w:r>
      <w:r>
        <w:rPr>
          <w:rFonts w:hint="eastAsia"/>
        </w:rPr>
        <w:t>关系型数据库，凭借规范化设计保证数据结构合理，利用</w:t>
      </w:r>
      <w:proofErr w:type="gramStart"/>
      <w:r>
        <w:rPr>
          <w:rFonts w:hint="eastAsia"/>
        </w:rPr>
        <w:t>主外键约束</w:t>
      </w:r>
      <w:proofErr w:type="gramEnd"/>
      <w:r>
        <w:rPr>
          <w:rFonts w:hint="eastAsia"/>
        </w:rPr>
        <w:t>维护数据完整性，建立索引机制优化查询性能，独立的</w:t>
      </w:r>
      <w:r>
        <w:rPr>
          <w:rFonts w:hint="eastAsia"/>
        </w:rPr>
        <w:t>AI/</w:t>
      </w:r>
      <w:r>
        <w:rPr>
          <w:rFonts w:hint="eastAsia"/>
        </w:rPr>
        <w:t>数据分析层专注于诗词质量评估和文本分析功能，采用模块化架构支持算法扩展，结合异步处理与结果缓存提升性能表现，系统架构设计有这些特征：层间通信采用标准化接口协议，实现高内聚低耦合，建立自上而下的单向数据流机制，保证数据处理过程可追溯，实施分层安全防护体系，覆盖接口权限管控、数据访问审计等多重防护措施，凭借多级缓存策略、数据库优化及负载均衡技术保障系统性能，采用</w:t>
      </w:r>
      <w:proofErr w:type="gramStart"/>
      <w:r>
        <w:rPr>
          <w:rFonts w:hint="eastAsia"/>
        </w:rPr>
        <w:t>插件化</w:t>
      </w:r>
      <w:proofErr w:type="gramEnd"/>
      <w:r>
        <w:rPr>
          <w:rFonts w:hint="eastAsia"/>
        </w:rPr>
        <w:t>设计支持功能扩展。在部署架构方面，系统采用前后端分离模式，前端由</w:t>
      </w:r>
      <w:r>
        <w:rPr>
          <w:rFonts w:hint="eastAsia"/>
        </w:rPr>
        <w:t>Nginx</w:t>
      </w:r>
      <w:r>
        <w:rPr>
          <w:rFonts w:hint="eastAsia"/>
        </w:rPr>
        <w:t>服务器承载，后端基于</w:t>
      </w:r>
      <w:r>
        <w:rPr>
          <w:rFonts w:hint="eastAsia"/>
        </w:rPr>
        <w:t>Node.js</w:t>
      </w:r>
      <w:r>
        <w:rPr>
          <w:rFonts w:hint="eastAsia"/>
        </w:rPr>
        <w:t>应用服务器，数据存储依靠</w:t>
      </w:r>
      <w:r>
        <w:rPr>
          <w:rFonts w:hint="eastAsia"/>
        </w:rPr>
        <w:t>MySQL</w:t>
      </w:r>
      <w:r>
        <w:rPr>
          <w:rFonts w:hint="eastAsia"/>
        </w:rPr>
        <w:t>数据库，并运用容器化技术实现环境隔离与自动化部署，这种分层架构设计明确了各层的职责边界，凭借标准化接口实现高效协作，在可维护性、可扩展性、可测试性等方面有优势，最终构建了一个功能完备、性能卓越且安全可靠的诗词管理与分析平台。</w:t>
      </w:r>
    </w:p>
    <w:p w:rsidR="0082612F" w:rsidRDefault="0082612F">
      <w:pPr>
        <w:ind w:firstLine="480"/>
      </w:pPr>
    </w:p>
    <w:p w:rsidR="0082612F" w:rsidRDefault="00000000">
      <w:pPr>
        <w:pStyle w:val="3"/>
        <w:spacing w:before="156" w:after="156"/>
      </w:pPr>
      <w:bookmarkStart w:id="31" w:name="_Toc198018598"/>
      <w:bookmarkStart w:id="32" w:name="_Toc197894529"/>
      <w:r>
        <w:rPr>
          <w:rFonts w:hint="eastAsia"/>
        </w:rPr>
        <w:t xml:space="preserve">2.2 </w:t>
      </w:r>
      <w:r>
        <w:rPr>
          <w:rFonts w:hint="eastAsia"/>
        </w:rPr>
        <w:t>功能需求</w:t>
      </w:r>
      <w:bookmarkEnd w:id="31"/>
      <w:bookmarkEnd w:id="32"/>
      <w:r>
        <w:rPr>
          <w:rFonts w:hint="eastAsia"/>
        </w:rPr>
        <w:tab/>
      </w:r>
    </w:p>
    <w:p w:rsidR="0082612F" w:rsidRDefault="00000000">
      <w:pPr>
        <w:ind w:firstLine="480"/>
      </w:pPr>
      <w:r>
        <w:t>本研究构建的系统达成了酒诗文</w:t>
      </w:r>
      <w:proofErr w:type="gramStart"/>
      <w:r>
        <w:t>化数据全</w:t>
      </w:r>
      <w:proofErr w:type="gramEnd"/>
      <w:r>
        <w:t>生命周期管理机制，其核心功能模块有以下内容：运用标准化流程针对诗词文本、诗人信息以及相关多媒体资料开展结构化元数据建模并进行动态维护，借助人工智能技术达成数据质量智能评估体系，融合情感计算模型与自动评分算法，生成定制化的数据质量分析报告，在检索功能方面，系统支持多维度组合查询与全文检索技术，可动态构建诗歌、诗人以及酒文化实体间的语义关联网络与知识图谱，依靠集成</w:t>
      </w:r>
      <w:proofErr w:type="spellStart"/>
      <w:r>
        <w:t>ECharts</w:t>
      </w:r>
      <w:proofErr w:type="spellEnd"/>
      <w:r>
        <w:t>等可视化工具，系统实现了涉及时空分布特征、流派演变趋势、情感标签聚类等多维度交互式数据可视化分析功能。</w:t>
      </w:r>
    </w:p>
    <w:p w:rsidR="0082612F" w:rsidRDefault="00000000">
      <w:pPr>
        <w:pStyle w:val="4"/>
        <w:spacing w:before="156" w:after="156"/>
        <w:ind w:firstLine="480"/>
      </w:pPr>
      <w:bookmarkStart w:id="33" w:name="_Toc198018599"/>
      <w:r>
        <w:rPr>
          <w:rFonts w:hint="eastAsia"/>
        </w:rPr>
        <w:t xml:space="preserve">2.2.1 </w:t>
      </w:r>
      <w:r>
        <w:rPr>
          <w:rFonts w:hint="eastAsia"/>
        </w:rPr>
        <w:t>业务流程</w:t>
      </w:r>
      <w:bookmarkEnd w:id="33"/>
    </w:p>
    <w:p w:rsidR="0082612F" w:rsidRDefault="00000000">
      <w:pPr>
        <w:ind w:firstLine="480"/>
        <w:rPr>
          <w:rFonts w:eastAsiaTheme="minorEastAsia"/>
        </w:rPr>
      </w:pPr>
      <w:r>
        <w:rPr>
          <w:rFonts w:hint="eastAsia"/>
        </w:rPr>
        <w:t>本系统的</w:t>
      </w:r>
      <w:r>
        <w:t>业务流程主要围绕数据采集、处理分析、质量评估和可视化展示四个核心环节展开。</w:t>
      </w:r>
      <w:r>
        <w:rPr>
          <w:rFonts w:ascii="monospace" w:eastAsia="monospace" w:hAnsi="monospace" w:cs="monospace"/>
          <w:sz w:val="0"/>
          <w:szCs w:val="0"/>
          <w:shd w:val="clear" w:color="auto" w:fill="FBFBFB"/>
        </w:rPr>
        <w:t>%3CmxGr</w:t>
      </w:r>
    </w:p>
    <w:p w:rsidR="0082612F" w:rsidRDefault="00000000">
      <w:pPr>
        <w:ind w:firstLine="480"/>
        <w:rPr>
          <w:rFonts w:ascii="宋体" w:hAnsi="宋体" w:cs="宋体" w:hint="eastAsia"/>
          <w:kern w:val="0"/>
          <w:szCs w:val="24"/>
          <w:lang w:bidi="ar"/>
        </w:rPr>
      </w:pPr>
      <w:r>
        <w:rPr>
          <w:rFonts w:ascii="宋体" w:hAnsi="宋体" w:cs="宋体"/>
          <w:kern w:val="0"/>
          <w:szCs w:val="24"/>
          <w:lang w:bidi="ar"/>
        </w:rPr>
        <w:t>本研究搭建的数据采集系统运用多源异构数据获取机制，设有基于Web交互界面的用户手动录入功能，可支持单条诗词数据的增添、删除、修改以及查询操作，还达成了</w:t>
      </w:r>
      <w:r>
        <w:rPr>
          <w:rFonts w:ascii="宋体" w:hAnsi="宋体" w:cs="宋体"/>
          <w:kern w:val="0"/>
          <w:szCs w:val="24"/>
          <w:lang w:bidi="ar"/>
        </w:rPr>
        <w:lastRenderedPageBreak/>
        <w:t>符合行业标准的API接口协议，可和外部数据源进行无间隙对接，在数据预处理阶段，系统施行严谨的质量控制流程，先后开展数据格式校验、异常数据清洗以及标准化转换</w:t>
      </w:r>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885190</wp:posOffset>
            </wp:positionV>
            <wp:extent cx="5715000" cy="1478915"/>
            <wp:effectExtent l="0" t="0" r="0" b="0"/>
            <wp:wrapTopAndBottom/>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15000" cy="1478915"/>
                    </a:xfrm>
                    <a:prstGeom prst="rect">
                      <a:avLst/>
                    </a:prstGeom>
                    <a:noFill/>
                    <a:ln w="9525">
                      <a:noFill/>
                    </a:ln>
                  </pic:spPr>
                </pic:pic>
              </a:graphicData>
            </a:graphic>
          </wp:anchor>
        </w:drawing>
      </w:r>
      <w:r>
        <w:rPr>
          <w:rFonts w:ascii="宋体" w:hAnsi="宋体" w:cs="宋体"/>
          <w:kern w:val="0"/>
          <w:szCs w:val="24"/>
          <w:lang w:bidi="ar"/>
        </w:rPr>
        <w:t>等关键步骤，以此在数据入库前切实保障其完整性与一致性。</w:t>
      </w:r>
    </w:p>
    <w:p w:rsidR="0082612F" w:rsidRDefault="00000000">
      <w:pPr>
        <w:pStyle w:val="af"/>
        <w:spacing w:after="312"/>
        <w:ind w:firstLine="422"/>
      </w:pPr>
      <w:r>
        <w:rPr>
          <w:rFonts w:hint="eastAsia"/>
        </w:rPr>
        <w:t>图</w:t>
      </w:r>
      <w:r>
        <w:rPr>
          <w:rFonts w:hint="eastAsia"/>
        </w:rPr>
        <w:t xml:space="preserve">2-2 </w:t>
      </w:r>
      <w:r>
        <w:t>数据采集</w:t>
      </w:r>
      <w:r>
        <w:rPr>
          <w:rFonts w:hint="eastAsia"/>
        </w:rPr>
        <w:t>业务流程</w:t>
      </w:r>
    </w:p>
    <w:p w:rsidR="0082612F" w:rsidRDefault="00000000">
      <w:pPr>
        <w:ind w:firstLine="480"/>
      </w:pPr>
      <w:r>
        <w:rPr>
          <w:rFonts w:ascii="宋体" w:hAnsi="宋体" w:cs="宋体"/>
          <w:noProof/>
          <w:kern w:val="0"/>
          <w:szCs w:val="24"/>
          <w:lang w:bidi="ar"/>
        </w:rPr>
        <w:drawing>
          <wp:anchor distT="0" distB="0" distL="114300" distR="114300" simplePos="0" relativeHeight="251659264" behindDoc="0" locked="0" layoutInCell="1" allowOverlap="1">
            <wp:simplePos x="0" y="0"/>
            <wp:positionH relativeFrom="margin">
              <wp:align>center</wp:align>
            </wp:positionH>
            <wp:positionV relativeFrom="paragraph">
              <wp:posOffset>1631315</wp:posOffset>
            </wp:positionV>
            <wp:extent cx="4057650" cy="3365500"/>
            <wp:effectExtent l="0" t="0" r="0" b="0"/>
            <wp:wrapTopAndBottom/>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32"/>
                    <a:stretch>
                      <a:fillRect/>
                    </a:stretch>
                  </pic:blipFill>
                  <pic:spPr>
                    <a:xfrm>
                      <a:off x="0" y="0"/>
                      <a:ext cx="4057650" cy="3365500"/>
                    </a:xfrm>
                    <a:prstGeom prst="rect">
                      <a:avLst/>
                    </a:prstGeom>
                    <a:noFill/>
                    <a:ln w="9525">
                      <a:noFill/>
                    </a:ln>
                  </pic:spPr>
                </pic:pic>
              </a:graphicData>
            </a:graphic>
          </wp:anchor>
        </w:drawing>
      </w:r>
      <w:r>
        <w:t>完成数据预处理工作之后，系统会自动开启多维度评估分析机制，先是分析引擎针对诗词文本开展多层次特征抽取工作，其中涉及文学表现手法、语言风格特征以及文化内涵要素等关键维度，接着系统会调用集成的智能分析模块来进行语义深度解析，最终输出一份综合报告，里面包含质量评估指标以及结构化分析结果。整个分析流程借助异步任务队列架构达成自动化处理，以此保障系统有高并发响应性能。</w:t>
      </w:r>
    </w:p>
    <w:p w:rsidR="0082612F" w:rsidRDefault="00000000">
      <w:pPr>
        <w:pStyle w:val="af"/>
        <w:spacing w:after="312"/>
        <w:ind w:firstLineChars="0" w:firstLine="0"/>
      </w:pPr>
      <w:r>
        <w:rPr>
          <w:rFonts w:hint="eastAsia"/>
        </w:rPr>
        <w:t>图</w:t>
      </w:r>
      <w:r>
        <w:rPr>
          <w:rFonts w:hint="eastAsia"/>
        </w:rPr>
        <w:t xml:space="preserve">2-3 </w:t>
      </w:r>
      <w:r>
        <w:t>分析评估</w:t>
      </w:r>
      <w:r>
        <w:rPr>
          <w:rFonts w:hint="eastAsia"/>
        </w:rPr>
        <w:t>业务流程</w:t>
      </w:r>
    </w:p>
    <w:p w:rsidR="0082612F" w:rsidRDefault="00000000">
      <w:pPr>
        <w:widowControl/>
        <w:ind w:firstLine="480"/>
        <w:jc w:val="left"/>
      </w:pPr>
      <w:r>
        <w:rPr>
          <w:noProof/>
        </w:rPr>
        <w:lastRenderedPageBreak/>
        <w:drawing>
          <wp:anchor distT="0" distB="0" distL="114300" distR="114300" simplePos="0" relativeHeight="251688960" behindDoc="0" locked="0" layoutInCell="1" allowOverlap="1">
            <wp:simplePos x="0" y="0"/>
            <wp:positionH relativeFrom="margin">
              <wp:posOffset>1231900</wp:posOffset>
            </wp:positionH>
            <wp:positionV relativeFrom="paragraph">
              <wp:posOffset>1168400</wp:posOffset>
            </wp:positionV>
            <wp:extent cx="3469640" cy="6089650"/>
            <wp:effectExtent l="0" t="0" r="0" b="0"/>
            <wp:wrapTopAndBottom/>
            <wp:docPr id="18719301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30145" name="图片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69640" cy="6089650"/>
                    </a:xfrm>
                    <a:prstGeom prst="rect">
                      <a:avLst/>
                    </a:prstGeom>
                    <a:noFill/>
                    <a:ln>
                      <a:noFill/>
                    </a:ln>
                  </pic:spPr>
                </pic:pic>
              </a:graphicData>
            </a:graphic>
          </wp:anchor>
        </w:drawing>
      </w:r>
      <w:r>
        <w:rPr>
          <w:rFonts w:hint="eastAsia"/>
        </w:rPr>
        <w:t>本研究运用</w:t>
      </w:r>
      <w:proofErr w:type="spellStart"/>
      <w:r>
        <w:rPr>
          <w:rFonts w:hint="eastAsia"/>
        </w:rPr>
        <w:t>ECharts</w:t>
      </w:r>
      <w:proofErr w:type="spellEnd"/>
      <w:r>
        <w:rPr>
          <w:rFonts w:hint="eastAsia"/>
        </w:rPr>
        <w:t>技术框架达成了分析结果的多维度可视化呈现，具体包含诗词数量统计、质量分布以及朝代分布等关键维度的数据展示，系统设计还整合了完善的数据导出功能，并且提供了标准化的</w:t>
      </w:r>
      <w:r>
        <w:rPr>
          <w:rFonts w:hint="eastAsia"/>
        </w:rPr>
        <w:t>API</w:t>
      </w:r>
      <w:r>
        <w:rPr>
          <w:rFonts w:hint="eastAsia"/>
        </w:rPr>
        <w:t>接口，用以契合跨系统数据</w:t>
      </w:r>
      <w:proofErr w:type="gramStart"/>
      <w:r>
        <w:rPr>
          <w:rFonts w:hint="eastAsia"/>
        </w:rPr>
        <w:t>交互与</w:t>
      </w:r>
      <w:proofErr w:type="gramEnd"/>
      <w:r>
        <w:rPr>
          <w:rFonts w:hint="eastAsia"/>
        </w:rPr>
        <w:t>集成的要求。</w:t>
      </w:r>
    </w:p>
    <w:p w:rsidR="0082612F" w:rsidRDefault="00000000">
      <w:pPr>
        <w:pStyle w:val="af"/>
        <w:spacing w:after="312"/>
        <w:ind w:firstLine="422"/>
      </w:pPr>
      <w:r>
        <w:rPr>
          <w:rFonts w:hint="eastAsia"/>
        </w:rPr>
        <w:t>图</w:t>
      </w:r>
      <w:r>
        <w:rPr>
          <w:rFonts w:hint="eastAsia"/>
        </w:rPr>
        <w:t xml:space="preserve">2-4 </w:t>
      </w:r>
      <w:r>
        <w:rPr>
          <w:rFonts w:hint="eastAsia"/>
        </w:rPr>
        <w:t>可视化呈现业务流程</w:t>
      </w:r>
    </w:p>
    <w:p w:rsidR="0082612F" w:rsidRDefault="00000000">
      <w:pPr>
        <w:pStyle w:val="4"/>
        <w:spacing w:before="156" w:after="156"/>
        <w:ind w:firstLine="480"/>
      </w:pPr>
      <w:bookmarkStart w:id="34" w:name="_Toc198018600"/>
      <w:r>
        <w:rPr>
          <w:rFonts w:hint="eastAsia"/>
        </w:rPr>
        <w:lastRenderedPageBreak/>
        <w:t xml:space="preserve">2.2.2 </w:t>
      </w:r>
      <w:bookmarkEnd w:id="34"/>
      <w:r>
        <w:rPr>
          <w:rFonts w:hint="eastAsia"/>
        </w:rPr>
        <w:t>系统用例及关系图</w:t>
      </w:r>
    </w:p>
    <w:p w:rsidR="0082612F" w:rsidRDefault="00000000">
      <w:pPr>
        <w:ind w:firstLine="480"/>
      </w:pPr>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609600</wp:posOffset>
            </wp:positionV>
            <wp:extent cx="5760720" cy="3454400"/>
            <wp:effectExtent l="0" t="0" r="0" b="0"/>
            <wp:wrapTopAndBottom/>
            <wp:docPr id="5300111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11196" name="图片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60720" cy="3454400"/>
                    </a:xfrm>
                    <a:prstGeom prst="rect">
                      <a:avLst/>
                    </a:prstGeom>
                    <a:noFill/>
                    <a:ln>
                      <a:noFill/>
                    </a:ln>
                  </pic:spPr>
                </pic:pic>
              </a:graphicData>
            </a:graphic>
          </wp:anchor>
        </w:drawing>
      </w:r>
      <w:r>
        <w:t>凭借对酒诗文</w:t>
      </w:r>
      <w:proofErr w:type="gramStart"/>
      <w:r>
        <w:t>化数据</w:t>
      </w:r>
      <w:proofErr w:type="gramEnd"/>
      <w:r>
        <w:t>治理与可视化系统的功能需求以及用户特征展开详细剖析，本研究总结得出如图</w:t>
      </w:r>
      <w:r>
        <w:t>2-</w:t>
      </w:r>
      <w:r>
        <w:rPr>
          <w:rFonts w:hint="eastAsia"/>
        </w:rPr>
        <w:t>5</w:t>
      </w:r>
      <w:r>
        <w:t>所示的核心用例以及与之相关的参与者。</w:t>
      </w:r>
    </w:p>
    <w:p w:rsidR="0082612F" w:rsidRDefault="00000000">
      <w:pPr>
        <w:pStyle w:val="af0"/>
      </w:pPr>
      <w:r>
        <w:rPr>
          <w:rFonts w:hint="eastAsia"/>
        </w:rPr>
        <w:t>图</w:t>
      </w:r>
      <w:r>
        <w:rPr>
          <w:rFonts w:hint="eastAsia"/>
        </w:rPr>
        <w:t xml:space="preserve">2-5 </w:t>
      </w:r>
      <w:r>
        <w:t>主要用例及</w:t>
      </w:r>
      <w:r>
        <w:rPr>
          <w:rFonts w:hint="eastAsia"/>
        </w:rPr>
        <w:t>关系图</w:t>
      </w:r>
    </w:p>
    <w:p w:rsidR="0082612F" w:rsidRDefault="00000000">
      <w:pPr>
        <w:ind w:firstLine="480"/>
      </w:pPr>
      <w:r>
        <w:t>此系统运用多角色协同架构展开设计，当中系统管理员肩负核心运维职责，具体负责诗词数据录入、用户权限配置以及数据备份恢复等基础工作，针对学术研究人员和文化爱好者群体，系统设置了数据质量评估、检索查询以及可视化分析等核心功能模块，企业开发者可借助标准化数据导出接口达成系统对接，在数据处理流程上，数据采集模块负责启动自动化采集与预处理任务，</w:t>
      </w:r>
      <w:r>
        <w:t>AI</w:t>
      </w:r>
      <w:r>
        <w:t>分析模块有数据质量评估与可视化分析两项功能，最后由可视化组件完成分析结果的可视化展示。</w:t>
      </w:r>
    </w:p>
    <w:p w:rsidR="0082612F" w:rsidRDefault="0082612F">
      <w:pPr>
        <w:pStyle w:val="af0"/>
        <w:jc w:val="both"/>
      </w:pPr>
    </w:p>
    <w:p w:rsidR="0082612F" w:rsidRDefault="00000000">
      <w:pPr>
        <w:pStyle w:val="3"/>
        <w:spacing w:before="156" w:after="156"/>
      </w:pPr>
      <w:bookmarkStart w:id="35" w:name="_Toc197894530"/>
      <w:bookmarkStart w:id="36" w:name="_Toc198018601"/>
      <w:r>
        <w:rPr>
          <w:rFonts w:hint="eastAsia"/>
        </w:rPr>
        <w:t xml:space="preserve">2.3 </w:t>
      </w:r>
      <w:r>
        <w:rPr>
          <w:rFonts w:hint="eastAsia"/>
        </w:rPr>
        <w:t>数据需求</w:t>
      </w:r>
      <w:bookmarkEnd w:id="35"/>
      <w:bookmarkEnd w:id="36"/>
    </w:p>
    <w:p w:rsidR="0082612F" w:rsidRDefault="00000000">
      <w:pPr>
        <w:pStyle w:val="4"/>
        <w:spacing w:before="156" w:after="156"/>
        <w:ind w:firstLine="480"/>
      </w:pPr>
      <w:bookmarkStart w:id="37" w:name="_Toc198018602"/>
      <w:r>
        <w:rPr>
          <w:rFonts w:hint="eastAsia"/>
        </w:rPr>
        <w:t xml:space="preserve">2.3.1 </w:t>
      </w:r>
      <w:r>
        <w:rPr>
          <w:rFonts w:hint="eastAsia"/>
        </w:rPr>
        <w:t>数据来源</w:t>
      </w:r>
      <w:bookmarkEnd w:id="37"/>
    </w:p>
    <w:p w:rsidR="0082612F" w:rsidRDefault="00000000">
      <w:pPr>
        <w:ind w:firstLine="480"/>
      </w:pPr>
      <w:r>
        <w:rPr>
          <w:rFonts w:hint="eastAsia"/>
        </w:rPr>
        <w:t>本研究运用网络爬虫技术从政府机构以及学术机构等权威平台获取古典诗词和作者信息，以此保证数据来源有广泛性，原始数据拥有准确性，在质量评估环节，依靠前</w:t>
      </w:r>
      <w:r>
        <w:rPr>
          <w:rFonts w:hint="eastAsia"/>
        </w:rPr>
        <w:lastRenderedPageBreak/>
        <w:t>沿人工智能大模型架构，借助优化设计的提示工程达成多维度自动化评分，保证评价体系有科学性与客观性，所有采集到的数据都要经过覆盖去重、纠错等内容的标准化清洗流程，并且进行多轮人工校验，用以保障数据的精确性与完整性，最终借助规范化存储机制把处理后的数据导入关系型数据库，为后续分析研究提供高质量的数据基础。</w:t>
      </w:r>
    </w:p>
    <w:p w:rsidR="0082612F" w:rsidRDefault="00000000">
      <w:pPr>
        <w:pStyle w:val="4"/>
        <w:spacing w:before="156" w:after="156"/>
        <w:ind w:firstLine="480"/>
      </w:pPr>
      <w:bookmarkStart w:id="38" w:name="_Toc198018603"/>
      <w:r>
        <w:rPr>
          <w:rFonts w:hint="eastAsia"/>
        </w:rPr>
        <w:t xml:space="preserve">2.3.2 </w:t>
      </w:r>
      <w:r>
        <w:rPr>
          <w:rFonts w:hint="eastAsia"/>
        </w:rPr>
        <w:t>数据规模</w:t>
      </w:r>
      <w:bookmarkEnd w:id="38"/>
    </w:p>
    <w:p w:rsidR="0082612F" w:rsidRDefault="00000000">
      <w:pPr>
        <w:ind w:firstLine="480"/>
        <w:rPr>
          <w:rFonts w:ascii="宋体" w:hAnsi="宋体" w:cs="宋体" w:hint="eastAsia"/>
          <w:szCs w:val="24"/>
        </w:rPr>
      </w:pPr>
      <w:r>
        <w:rPr>
          <w:noProof/>
        </w:rPr>
        <w:drawing>
          <wp:anchor distT="0" distB="0" distL="114300" distR="114300" simplePos="0" relativeHeight="251694080" behindDoc="0" locked="0" layoutInCell="1" allowOverlap="1">
            <wp:simplePos x="0" y="0"/>
            <wp:positionH relativeFrom="column">
              <wp:posOffset>136525</wp:posOffset>
            </wp:positionH>
            <wp:positionV relativeFrom="paragraph">
              <wp:posOffset>1518920</wp:posOffset>
            </wp:positionV>
            <wp:extent cx="5760720" cy="1499235"/>
            <wp:effectExtent l="0" t="0" r="0" b="5715"/>
            <wp:wrapSquare wrapText="bothSides"/>
            <wp:docPr id="1281902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02282"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1499235"/>
                    </a:xfrm>
                    <a:prstGeom prst="rect">
                      <a:avLst/>
                    </a:prstGeom>
                  </pic:spPr>
                </pic:pic>
              </a:graphicData>
            </a:graphic>
          </wp:anchor>
        </w:drawing>
      </w:r>
      <w:r>
        <w:rPr>
          <w:rFonts w:ascii="宋体" w:hAnsi="宋体" w:cs="宋体"/>
          <w:szCs w:val="24"/>
        </w:rPr>
        <w:t>本研究运用的原始数据集由诗歌基础数据、诗人关系数据、诗歌评分数据以及诗人评价数据这四个核心模块构成，经过整合处理后，总数据量大概有</w:t>
      </w:r>
      <w:r>
        <w:rPr>
          <w:rFonts w:ascii="宋体" w:hAnsi="宋体" w:cs="宋体" w:hint="eastAsia"/>
          <w:szCs w:val="24"/>
        </w:rPr>
        <w:t>5</w:t>
      </w:r>
      <w:r>
        <w:rPr>
          <w:rFonts w:ascii="宋体" w:hAnsi="宋体" w:cs="宋体"/>
          <w:szCs w:val="24"/>
        </w:rPr>
        <w:t>万条，其中诗歌基础数据模块详细记录了每一首诗歌的元信息，覆盖诗歌标题、创作朝代、作者署名以及全文内容等关键信息，而诗歌质量评估数据模块则系统地呈现了针对每一首诗歌的量化分析结果，能为后续研究提供关键的评价参考。</w:t>
      </w:r>
    </w:p>
    <w:p w:rsidR="0082612F" w:rsidRDefault="00000000">
      <w:pPr>
        <w:pStyle w:val="af"/>
        <w:spacing w:after="312"/>
        <w:ind w:firstLine="422"/>
      </w:pPr>
      <w:r>
        <w:rPr>
          <w:noProof/>
        </w:rPr>
        <w:drawing>
          <wp:anchor distT="0" distB="0" distL="114300" distR="114300" simplePos="0" relativeHeight="251695104" behindDoc="0" locked="0" layoutInCell="1" allowOverlap="1">
            <wp:simplePos x="0" y="0"/>
            <wp:positionH relativeFrom="column">
              <wp:posOffset>151765</wp:posOffset>
            </wp:positionH>
            <wp:positionV relativeFrom="paragraph">
              <wp:posOffset>2141220</wp:posOffset>
            </wp:positionV>
            <wp:extent cx="5760720" cy="1380490"/>
            <wp:effectExtent l="0" t="0" r="0" b="0"/>
            <wp:wrapSquare wrapText="bothSides"/>
            <wp:docPr id="198710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0630"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Pr>
          <w:rFonts w:hint="eastAsia"/>
        </w:rPr>
        <w:t>图</w:t>
      </w:r>
      <w:r>
        <w:rPr>
          <w:rFonts w:hint="eastAsia"/>
        </w:rPr>
        <w:t xml:space="preserve">2-6 </w:t>
      </w:r>
      <w:r>
        <w:rPr>
          <w:rFonts w:hint="eastAsia"/>
        </w:rPr>
        <w:t>诗词数据</w:t>
      </w:r>
    </w:p>
    <w:p w:rsidR="0082612F" w:rsidRDefault="00000000">
      <w:pPr>
        <w:pStyle w:val="af"/>
        <w:spacing w:after="312"/>
        <w:ind w:firstLine="422"/>
      </w:pPr>
      <w:r>
        <w:rPr>
          <w:rFonts w:hint="eastAsia"/>
        </w:rPr>
        <w:t>图</w:t>
      </w:r>
      <w:r>
        <w:rPr>
          <w:rFonts w:hint="eastAsia"/>
        </w:rPr>
        <w:t>2-7</w:t>
      </w:r>
      <w:r>
        <w:rPr>
          <w:rFonts w:hint="eastAsia"/>
        </w:rPr>
        <w:t>诗人数据</w:t>
      </w:r>
    </w:p>
    <w:p w:rsidR="0082612F" w:rsidRDefault="00000000">
      <w:pPr>
        <w:pStyle w:val="4"/>
        <w:spacing w:before="156" w:after="156"/>
        <w:ind w:firstLine="480"/>
      </w:pPr>
      <w:bookmarkStart w:id="39" w:name="_Toc198018604"/>
      <w:r>
        <w:rPr>
          <w:rFonts w:hint="eastAsia"/>
        </w:rPr>
        <w:t xml:space="preserve">2.3.3 </w:t>
      </w:r>
      <w:r>
        <w:rPr>
          <w:rFonts w:hint="eastAsia"/>
        </w:rPr>
        <w:t>储存需求</w:t>
      </w:r>
      <w:bookmarkEnd w:id="39"/>
    </w:p>
    <w:p w:rsidR="0082612F" w:rsidRDefault="00000000">
      <w:pPr>
        <w:ind w:firstLine="480"/>
      </w:pPr>
      <w:r>
        <w:t>本系统在数据存储层面主要有三个维度的需求：原始文本数据存储、分析结果存储以及结构化关系数据存储，对于基础数据，系统要容纳大约</w:t>
      </w:r>
      <w:r>
        <w:t>10</w:t>
      </w:r>
      <w:r>
        <w:t>万首古代诗词的完整文本数据、</w:t>
      </w:r>
      <w:r>
        <w:t>3000</w:t>
      </w:r>
      <w:r>
        <w:t>位诗人的详细资料以及相关文化元素数据，在分析数据方面，需存储诗词</w:t>
      </w:r>
      <w:r>
        <w:lastRenderedPageBreak/>
        <w:t>质量评估指标、文本特征分析结果、时空分布特征等多维</w:t>
      </w:r>
      <w:proofErr w:type="gramStart"/>
      <w:r>
        <w:t>度分析</w:t>
      </w:r>
      <w:proofErr w:type="gramEnd"/>
      <w:r>
        <w:t>数据，系统打算采用</w:t>
      </w:r>
      <w:r>
        <w:t>neo4j</w:t>
      </w:r>
      <w:r>
        <w:t>图数据库构建诗人社交网络、主题分类体系和文化元素关联等结构化数据模型。为了应对数据增长和系统扩展需求，设计预留</w:t>
      </w:r>
      <w:r>
        <w:t>100%</w:t>
      </w:r>
      <w:r>
        <w:t>的存储冗余空间，经过综合测算，系统总存储容量需求约为</w:t>
      </w:r>
      <w:r>
        <w:t>23GB</w:t>
      </w:r>
      <w:r>
        <w:t>。</w:t>
      </w:r>
    </w:p>
    <w:p w:rsidR="0082612F" w:rsidRDefault="00000000">
      <w:pPr>
        <w:pStyle w:val="4"/>
        <w:spacing w:before="156" w:after="156"/>
        <w:ind w:firstLine="480"/>
      </w:pPr>
      <w:bookmarkStart w:id="40" w:name="_Toc198018605"/>
      <w:r>
        <w:rPr>
          <w:rFonts w:hint="eastAsia"/>
        </w:rPr>
        <w:t xml:space="preserve">2.3.4 </w:t>
      </w:r>
      <w:r>
        <w:rPr>
          <w:rFonts w:hint="eastAsia"/>
        </w:rPr>
        <w:t>数据预处理需求</w:t>
      </w:r>
      <w:bookmarkEnd w:id="40"/>
    </w:p>
    <w:p w:rsidR="0082612F" w:rsidRDefault="00000000">
      <w:pPr>
        <w:ind w:firstLine="480"/>
      </w:pPr>
      <w:r>
        <w:rPr>
          <w:rFonts w:hint="eastAsia"/>
        </w:rPr>
        <w:t>本研究围绕多元数据源的诗词文本以及相关信息搭建了一套系统化的处理框架，一开始进行文本预处理工作，像把繁简字进行转换、将标点规范化并且把格式标准化，接着开展语言学分析，包含分词处理、词性标注以及命名实体识别，在诗人信息这一维度</w:t>
      </w:r>
      <w:proofErr w:type="gramStart"/>
      <w:r>
        <w:rPr>
          <w:rFonts w:hint="eastAsia"/>
        </w:rPr>
        <w:t>，着</w:t>
      </w:r>
      <w:proofErr w:type="gramEnd"/>
      <w:r>
        <w:rPr>
          <w:rFonts w:hint="eastAsia"/>
        </w:rPr>
        <w:t>重做时空要素提取和标准化处理，具体有生</w:t>
      </w:r>
      <w:proofErr w:type="gramStart"/>
      <w:r>
        <w:rPr>
          <w:rFonts w:hint="eastAsia"/>
        </w:rPr>
        <w:t>卒</w:t>
      </w:r>
      <w:proofErr w:type="gramEnd"/>
      <w:r>
        <w:rPr>
          <w:rFonts w:hint="eastAsia"/>
        </w:rPr>
        <w:t>年份归一化以及历史地名现代化转换。还建立了文本质量评估体系，开展错别字检测、格律校验以及内容完整性验证，借助机器学习算法构建主题分类模型，达成诗词的自动化分类与标签标注，最后设计数据清洗流程，经过去重、纠错、补全以及规范化操作，保障数据集的准确性与内在一致性。</w:t>
      </w:r>
    </w:p>
    <w:p w:rsidR="0082612F" w:rsidRDefault="00000000">
      <w:pPr>
        <w:pStyle w:val="3"/>
        <w:spacing w:before="156" w:after="156"/>
      </w:pPr>
      <w:bookmarkStart w:id="41" w:name="_Toc197894532"/>
      <w:bookmarkStart w:id="42" w:name="_Toc198018607"/>
      <w:r>
        <w:rPr>
          <w:rFonts w:hint="eastAsia"/>
        </w:rPr>
        <w:t xml:space="preserve">2.4 </w:t>
      </w:r>
      <w:r>
        <w:rPr>
          <w:rFonts w:hint="eastAsia"/>
        </w:rPr>
        <w:t>性能需求</w:t>
      </w:r>
      <w:bookmarkEnd w:id="41"/>
      <w:bookmarkEnd w:id="42"/>
    </w:p>
    <w:p w:rsidR="0082612F" w:rsidRDefault="00000000">
      <w:pPr>
        <w:pStyle w:val="a3"/>
        <w:spacing w:after="0" w:line="240" w:lineRule="auto"/>
        <w:ind w:leftChars="0" w:left="0" w:firstLine="480"/>
        <w:rPr>
          <w:rFonts w:ascii="宋体" w:hAnsi="宋体" w:cs="宋体" w:hint="eastAsia"/>
          <w:szCs w:val="24"/>
        </w:rPr>
      </w:pPr>
      <w:r>
        <w:rPr>
          <w:rFonts w:ascii="宋体" w:hAnsi="宋体" w:cs="宋体"/>
          <w:szCs w:val="24"/>
        </w:rPr>
        <w:t>本系统的性能需求大致分为</w:t>
      </w:r>
      <w:r>
        <w:rPr>
          <w:rFonts w:ascii="宋体" w:hAnsi="宋体" w:cs="宋体" w:hint="eastAsia"/>
          <w:szCs w:val="24"/>
        </w:rPr>
        <w:t>三</w:t>
      </w:r>
      <w:r>
        <w:rPr>
          <w:rFonts w:ascii="宋体" w:hAnsi="宋体" w:cs="宋体"/>
          <w:szCs w:val="24"/>
        </w:rPr>
        <w:t>个性能指标用于性能测试</w:t>
      </w:r>
      <w:r>
        <w:rPr>
          <w:rFonts w:ascii="宋体" w:hAnsi="宋体" w:cs="宋体" w:hint="eastAsia"/>
          <w:szCs w:val="24"/>
        </w:rPr>
        <w:t>：</w:t>
      </w:r>
    </w:p>
    <w:p w:rsidR="0082612F" w:rsidRDefault="00000000">
      <w:pPr>
        <w:pStyle w:val="af0"/>
      </w:pPr>
      <w:r>
        <w:rPr>
          <w:rFonts w:hint="eastAsia"/>
        </w:rPr>
        <w:t>表</w:t>
      </w:r>
      <w:r>
        <w:rPr>
          <w:rFonts w:hint="eastAsia"/>
        </w:rPr>
        <w:t xml:space="preserve">2-1 </w:t>
      </w:r>
      <w:r>
        <w:rPr>
          <w:rFonts w:hint="eastAsia"/>
        </w:rPr>
        <w:t>三</w:t>
      </w:r>
      <w:r>
        <w:t>个性能指标用于性能测试</w:t>
      </w:r>
    </w:p>
    <w:tbl>
      <w:tblPr>
        <w:tblW w:w="0" w:type="auto"/>
        <w:tblBorders>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619"/>
        <w:gridCol w:w="2374"/>
        <w:gridCol w:w="1213"/>
        <w:gridCol w:w="1872"/>
        <w:gridCol w:w="1958"/>
      </w:tblGrid>
      <w:tr w:rsidR="0082612F">
        <w:trPr>
          <w:tblHeader/>
        </w:trPr>
        <w:tc>
          <w:tcPr>
            <w:tcW w:w="1619" w:type="dxa"/>
            <w:tcBorders>
              <w:top w:val="single" w:sz="12" w:space="0" w:color="000000"/>
              <w:left w:val="nil"/>
              <w:bottom w:val="single" w:sz="4" w:space="0" w:color="000000"/>
              <w:right w:val="nil"/>
              <w:tl2br w:val="nil"/>
            </w:tcBorders>
            <w:shd w:val="clear" w:color="auto" w:fill="FFFFFF"/>
            <w:tcMar>
              <w:top w:w="80" w:type="dxa"/>
              <w:left w:w="120" w:type="dxa"/>
              <w:bottom w:w="80" w:type="dxa"/>
              <w:right w:w="120" w:type="dxa"/>
            </w:tcMar>
          </w:tcPr>
          <w:p w:rsidR="0082612F" w:rsidRDefault="00000000">
            <w:pPr>
              <w:ind w:firstLineChars="0" w:firstLine="0"/>
              <w:jc w:val="center"/>
              <w:rPr>
                <w:rFonts w:ascii="宋体" w:hAnsi="宋体" w:cs="宋体" w:hint="eastAsia"/>
                <w:b/>
                <w:bCs/>
                <w:color w:val="000000"/>
                <w:sz w:val="21"/>
                <w:szCs w:val="21"/>
              </w:rPr>
            </w:pPr>
            <w:r>
              <w:rPr>
                <w:rFonts w:ascii="宋体" w:hAnsi="宋体" w:cs="宋体"/>
                <w:b/>
                <w:bCs/>
                <w:color w:val="000000"/>
                <w:sz w:val="21"/>
                <w:szCs w:val="21"/>
              </w:rPr>
              <w:t>性能指标类型</w:t>
            </w:r>
          </w:p>
        </w:tc>
        <w:tc>
          <w:tcPr>
            <w:tcW w:w="2374"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422"/>
              <w:jc w:val="center"/>
              <w:rPr>
                <w:rFonts w:ascii="宋体" w:hAnsi="宋体" w:cs="宋体" w:hint="eastAsia"/>
                <w:b/>
                <w:bCs/>
                <w:color w:val="000000"/>
                <w:sz w:val="21"/>
                <w:szCs w:val="21"/>
              </w:rPr>
            </w:pPr>
            <w:r>
              <w:rPr>
                <w:rFonts w:ascii="宋体" w:hAnsi="宋体" w:cs="宋体"/>
                <w:b/>
                <w:bCs/>
                <w:color w:val="000000"/>
                <w:sz w:val="21"/>
                <w:szCs w:val="21"/>
              </w:rPr>
              <w:t>具体指标</w:t>
            </w:r>
          </w:p>
        </w:tc>
        <w:tc>
          <w:tcPr>
            <w:tcW w:w="1213"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Chars="0" w:firstLine="0"/>
              <w:jc w:val="center"/>
              <w:rPr>
                <w:rFonts w:ascii="宋体" w:hAnsi="宋体" w:cs="宋体" w:hint="eastAsia"/>
                <w:b/>
                <w:bCs/>
                <w:color w:val="000000"/>
                <w:sz w:val="21"/>
                <w:szCs w:val="21"/>
              </w:rPr>
            </w:pPr>
            <w:r>
              <w:rPr>
                <w:rFonts w:ascii="宋体" w:hAnsi="宋体" w:cs="宋体"/>
                <w:b/>
                <w:bCs/>
                <w:color w:val="000000"/>
                <w:sz w:val="21"/>
                <w:szCs w:val="21"/>
              </w:rPr>
              <w:t>预期值</w:t>
            </w:r>
          </w:p>
        </w:tc>
        <w:tc>
          <w:tcPr>
            <w:tcW w:w="1872"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422"/>
              <w:jc w:val="center"/>
              <w:rPr>
                <w:rFonts w:ascii="宋体" w:hAnsi="宋体" w:cs="宋体" w:hint="eastAsia"/>
                <w:b/>
                <w:bCs/>
                <w:color w:val="000000"/>
                <w:sz w:val="21"/>
                <w:szCs w:val="21"/>
              </w:rPr>
            </w:pPr>
            <w:r>
              <w:rPr>
                <w:rFonts w:ascii="宋体" w:hAnsi="宋体" w:cs="宋体"/>
                <w:b/>
                <w:bCs/>
                <w:color w:val="000000"/>
                <w:sz w:val="21"/>
                <w:szCs w:val="21"/>
              </w:rPr>
              <w:t>最低要求</w:t>
            </w:r>
          </w:p>
        </w:tc>
        <w:tc>
          <w:tcPr>
            <w:tcW w:w="1958"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422"/>
              <w:jc w:val="center"/>
              <w:rPr>
                <w:rFonts w:ascii="宋体" w:hAnsi="宋体" w:cs="宋体" w:hint="eastAsia"/>
                <w:b/>
                <w:bCs/>
                <w:color w:val="000000"/>
                <w:sz w:val="21"/>
                <w:szCs w:val="21"/>
              </w:rPr>
            </w:pPr>
            <w:r>
              <w:rPr>
                <w:rFonts w:ascii="宋体" w:hAnsi="宋体" w:cs="宋体"/>
                <w:b/>
                <w:bCs/>
                <w:color w:val="000000"/>
                <w:sz w:val="21"/>
                <w:szCs w:val="21"/>
              </w:rPr>
              <w:t>测试方法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响应时间</w:t>
            </w: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页面加载时间</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2秒</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3秒</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单用户访问测试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82612F">
            <w:pPr>
              <w:ind w:firstLine="440"/>
              <w:jc w:val="center"/>
              <w:rPr>
                <w:rFonts w:ascii="宋体" w:hAnsi="宋体" w:cs="宋体" w:hint="eastAsia"/>
                <w:color w:val="000000"/>
                <w:spacing w:val="5"/>
                <w:kern w:val="0"/>
                <w:sz w:val="21"/>
                <w:szCs w:val="21"/>
                <w:lang w:bidi="ar"/>
              </w:rPr>
            </w:pP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数据查询响应</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1秒</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1.5秒</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单查询测试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82612F">
            <w:pPr>
              <w:ind w:firstLine="440"/>
              <w:jc w:val="center"/>
              <w:rPr>
                <w:rFonts w:ascii="宋体" w:hAnsi="宋体" w:cs="宋体" w:hint="eastAsia"/>
                <w:color w:val="000000"/>
                <w:spacing w:val="5"/>
                <w:kern w:val="0"/>
                <w:sz w:val="21"/>
                <w:szCs w:val="21"/>
                <w:lang w:bidi="ar"/>
              </w:rPr>
            </w:pP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分析处理时间</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5秒</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8秒</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批处理测试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82612F">
            <w:pPr>
              <w:ind w:firstLine="440"/>
              <w:jc w:val="center"/>
              <w:rPr>
                <w:rFonts w:ascii="宋体" w:hAnsi="宋体" w:cs="宋体" w:hint="eastAsia"/>
                <w:color w:val="000000"/>
                <w:spacing w:val="5"/>
                <w:kern w:val="0"/>
                <w:sz w:val="21"/>
                <w:szCs w:val="21"/>
                <w:lang w:bidi="ar"/>
              </w:rPr>
            </w:pP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API接口响应</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&lt;200ms</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500ms</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接口测试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吞吐量</w:t>
            </w: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系统吞吐量</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1000TPS</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500</w:t>
            </w:r>
          </w:p>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TPS</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压力测试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82612F">
            <w:pPr>
              <w:ind w:firstLine="440"/>
              <w:jc w:val="center"/>
              <w:rPr>
                <w:rFonts w:ascii="宋体" w:hAnsi="宋体" w:cs="宋体" w:hint="eastAsia"/>
                <w:color w:val="000000"/>
                <w:spacing w:val="5"/>
                <w:kern w:val="0"/>
                <w:sz w:val="21"/>
                <w:szCs w:val="21"/>
                <w:lang w:bidi="ar"/>
              </w:rPr>
            </w:pP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数据处理量</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5000条/分钟</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3000</w:t>
            </w:r>
          </w:p>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条/分钟</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批处理测试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82612F">
            <w:pPr>
              <w:ind w:firstLine="440"/>
              <w:jc w:val="center"/>
              <w:rPr>
                <w:rFonts w:ascii="宋体" w:hAnsi="宋体" w:cs="宋体" w:hint="eastAsia"/>
                <w:color w:val="000000"/>
                <w:spacing w:val="5"/>
                <w:kern w:val="0"/>
                <w:sz w:val="21"/>
                <w:szCs w:val="21"/>
                <w:lang w:bidi="ar"/>
              </w:rPr>
            </w:pP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峰值处理能力</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2000TPS</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1000TPS</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峰值测试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82612F">
            <w:pPr>
              <w:ind w:firstLine="440"/>
              <w:jc w:val="center"/>
              <w:rPr>
                <w:rFonts w:ascii="宋体" w:hAnsi="宋体" w:cs="宋体" w:hint="eastAsia"/>
                <w:color w:val="000000"/>
                <w:spacing w:val="5"/>
                <w:kern w:val="0"/>
                <w:sz w:val="21"/>
                <w:szCs w:val="21"/>
                <w:lang w:bidi="ar"/>
              </w:rPr>
            </w:pP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持续处理能力</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800TPS</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400TPS</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持久性测试</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000000">
            <w:pPr>
              <w:ind w:firstLine="440"/>
              <w:jc w:val="center"/>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资源利</w:t>
            </w:r>
            <w:r>
              <w:rPr>
                <w:rFonts w:ascii="宋体" w:hAnsi="宋体" w:cs="宋体" w:hint="eastAsia"/>
                <w:color w:val="000000"/>
                <w:spacing w:val="5"/>
                <w:kern w:val="0"/>
                <w:sz w:val="21"/>
                <w:szCs w:val="21"/>
                <w:lang w:bidi="ar"/>
              </w:rPr>
              <w:t>用</w:t>
            </w:r>
            <w:r>
              <w:rPr>
                <w:rFonts w:ascii="宋体" w:hAnsi="宋体" w:cs="宋体"/>
                <w:color w:val="000000"/>
                <w:spacing w:val="5"/>
                <w:kern w:val="0"/>
                <w:sz w:val="21"/>
                <w:szCs w:val="21"/>
                <w:lang w:bidi="ar"/>
              </w:rPr>
              <w:t>率</w:t>
            </w: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内存使用率</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80%</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90%</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资源监控</w:t>
            </w:r>
          </w:p>
        </w:tc>
      </w:tr>
      <w:tr w:rsidR="0082612F">
        <w:tc>
          <w:tcPr>
            <w:tcW w:w="1619" w:type="dxa"/>
            <w:tcBorders>
              <w:top w:val="nil"/>
              <w:left w:val="nil"/>
              <w:bottom w:val="nil"/>
              <w:right w:val="nil"/>
            </w:tcBorders>
            <w:shd w:val="clear" w:color="auto" w:fill="FFFFFF"/>
            <w:tcMar>
              <w:top w:w="80" w:type="dxa"/>
              <w:left w:w="120" w:type="dxa"/>
              <w:bottom w:w="80" w:type="dxa"/>
              <w:right w:w="120" w:type="dxa"/>
            </w:tcMar>
          </w:tcPr>
          <w:p w:rsidR="0082612F" w:rsidRDefault="0082612F">
            <w:pPr>
              <w:ind w:firstLine="440"/>
              <w:jc w:val="center"/>
              <w:rPr>
                <w:rFonts w:ascii="宋体" w:hAnsi="宋体" w:cs="宋体" w:hint="eastAsia"/>
                <w:color w:val="000000"/>
                <w:spacing w:val="5"/>
                <w:kern w:val="0"/>
                <w:sz w:val="21"/>
                <w:szCs w:val="21"/>
                <w:lang w:bidi="ar"/>
              </w:rPr>
            </w:pPr>
          </w:p>
        </w:tc>
        <w:tc>
          <w:tcPr>
            <w:tcW w:w="2374"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磁盘IO使用率</w:t>
            </w:r>
          </w:p>
        </w:tc>
        <w:tc>
          <w:tcPr>
            <w:tcW w:w="121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70%</w:t>
            </w:r>
          </w:p>
        </w:tc>
        <w:tc>
          <w:tcPr>
            <w:tcW w:w="1872"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right"/>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&lt; 80%</w:t>
            </w:r>
          </w:p>
        </w:tc>
        <w:tc>
          <w:tcPr>
            <w:tcW w:w="1958"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440"/>
              <w:jc w:val="center"/>
              <w:textAlignment w:val="baseline"/>
              <w:rPr>
                <w:rFonts w:ascii="宋体" w:hAnsi="宋体" w:cs="宋体" w:hint="eastAsia"/>
                <w:color w:val="000000"/>
                <w:spacing w:val="5"/>
                <w:kern w:val="0"/>
                <w:sz w:val="21"/>
                <w:szCs w:val="21"/>
                <w:lang w:bidi="ar"/>
              </w:rPr>
            </w:pPr>
            <w:r>
              <w:rPr>
                <w:rFonts w:ascii="宋体" w:hAnsi="宋体" w:cs="宋体"/>
                <w:color w:val="000000"/>
                <w:spacing w:val="5"/>
                <w:kern w:val="0"/>
                <w:sz w:val="21"/>
                <w:szCs w:val="21"/>
                <w:lang w:bidi="ar"/>
              </w:rPr>
              <w:t>资源监控</w:t>
            </w:r>
          </w:p>
        </w:tc>
      </w:tr>
      <w:tr w:rsidR="0082612F">
        <w:tc>
          <w:tcPr>
            <w:tcW w:w="1619"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ind w:firstLine="440"/>
              <w:jc w:val="center"/>
              <w:rPr>
                <w:rFonts w:ascii="宋体" w:hAnsi="宋体" w:cs="宋体" w:hint="eastAsia"/>
                <w:color w:val="000000"/>
                <w:spacing w:val="5"/>
                <w:kern w:val="0"/>
                <w:sz w:val="21"/>
                <w:szCs w:val="21"/>
                <w:lang w:bidi="ar"/>
              </w:rPr>
            </w:pPr>
          </w:p>
        </w:tc>
        <w:tc>
          <w:tcPr>
            <w:tcW w:w="2374"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widowControl/>
              <w:spacing w:line="220" w:lineRule="atLeast"/>
              <w:ind w:firstLineChars="0" w:firstLine="0"/>
              <w:jc w:val="center"/>
              <w:textAlignment w:val="baseline"/>
              <w:rPr>
                <w:rFonts w:ascii="宋体" w:hAnsi="宋体" w:cs="宋体" w:hint="eastAsia"/>
                <w:color w:val="000000"/>
                <w:spacing w:val="5"/>
                <w:kern w:val="0"/>
                <w:sz w:val="21"/>
                <w:szCs w:val="21"/>
                <w:lang w:bidi="ar"/>
              </w:rPr>
            </w:pPr>
          </w:p>
        </w:tc>
        <w:tc>
          <w:tcPr>
            <w:tcW w:w="1213"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widowControl/>
              <w:spacing w:line="220" w:lineRule="atLeast"/>
              <w:ind w:firstLine="440"/>
              <w:jc w:val="right"/>
              <w:textAlignment w:val="baseline"/>
              <w:rPr>
                <w:rFonts w:ascii="宋体" w:hAnsi="宋体" w:cs="宋体" w:hint="eastAsia"/>
                <w:color w:val="000000"/>
                <w:spacing w:val="5"/>
                <w:kern w:val="0"/>
                <w:sz w:val="21"/>
                <w:szCs w:val="21"/>
                <w:lang w:bidi="ar"/>
              </w:rPr>
            </w:pPr>
          </w:p>
        </w:tc>
        <w:tc>
          <w:tcPr>
            <w:tcW w:w="1872"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widowControl/>
              <w:spacing w:line="220" w:lineRule="atLeast"/>
              <w:ind w:firstLine="440"/>
              <w:jc w:val="right"/>
              <w:textAlignment w:val="baseline"/>
              <w:rPr>
                <w:rFonts w:ascii="宋体" w:hAnsi="宋体" w:cs="宋体" w:hint="eastAsia"/>
                <w:color w:val="000000"/>
                <w:spacing w:val="5"/>
                <w:kern w:val="0"/>
                <w:sz w:val="21"/>
                <w:szCs w:val="21"/>
                <w:lang w:bidi="ar"/>
              </w:rPr>
            </w:pPr>
          </w:p>
        </w:tc>
        <w:tc>
          <w:tcPr>
            <w:tcW w:w="1958"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widowControl/>
              <w:spacing w:line="220" w:lineRule="atLeast"/>
              <w:ind w:firstLine="440"/>
              <w:jc w:val="center"/>
              <w:textAlignment w:val="baseline"/>
              <w:rPr>
                <w:rFonts w:ascii="宋体" w:hAnsi="宋体" w:cs="宋体" w:hint="eastAsia"/>
                <w:color w:val="000000"/>
                <w:spacing w:val="5"/>
                <w:kern w:val="0"/>
                <w:sz w:val="21"/>
                <w:szCs w:val="21"/>
                <w:lang w:bidi="ar"/>
              </w:rPr>
            </w:pPr>
          </w:p>
        </w:tc>
      </w:tr>
    </w:tbl>
    <w:p w:rsidR="0082612F" w:rsidRDefault="0082612F">
      <w:pPr>
        <w:pStyle w:val="a3"/>
        <w:spacing w:after="0" w:line="240" w:lineRule="auto"/>
        <w:ind w:leftChars="0" w:left="0" w:firstLine="480"/>
        <w:rPr>
          <w:rFonts w:ascii="宋体" w:hAnsi="宋体" w:cs="宋体" w:hint="eastAsia"/>
          <w:szCs w:val="24"/>
        </w:rPr>
      </w:pPr>
    </w:p>
    <w:p w:rsidR="0082612F" w:rsidRDefault="00000000">
      <w:pPr>
        <w:pStyle w:val="3"/>
        <w:spacing w:before="156" w:after="156"/>
      </w:pPr>
      <w:bookmarkStart w:id="43" w:name="_Toc197894533"/>
      <w:bookmarkStart w:id="44" w:name="_Toc198018608"/>
      <w:r>
        <w:rPr>
          <w:rFonts w:hint="eastAsia"/>
        </w:rPr>
        <w:t>2.5</w:t>
      </w:r>
      <w:r>
        <w:rPr>
          <w:rFonts w:hint="eastAsia"/>
        </w:rPr>
        <w:t>系统用例分析</w:t>
      </w:r>
      <w:bookmarkEnd w:id="43"/>
      <w:bookmarkEnd w:id="44"/>
    </w:p>
    <w:p w:rsidR="0082612F" w:rsidRDefault="00000000">
      <w:pPr>
        <w:pStyle w:val="4"/>
        <w:spacing w:before="156" w:after="156"/>
        <w:ind w:firstLine="480"/>
      </w:pPr>
      <w:bookmarkStart w:id="45" w:name="_Toc198018609"/>
      <w:r>
        <w:rPr>
          <w:rFonts w:hint="eastAsia"/>
        </w:rPr>
        <w:t>2.5.1</w:t>
      </w:r>
      <w:r>
        <w:rPr>
          <w:rFonts w:hint="eastAsia"/>
        </w:rPr>
        <w:t>酒诗文</w:t>
      </w:r>
      <w:proofErr w:type="gramStart"/>
      <w:r>
        <w:rPr>
          <w:rFonts w:hint="eastAsia"/>
        </w:rPr>
        <w:t>化数据</w:t>
      </w:r>
      <w:proofErr w:type="gramEnd"/>
      <w:r>
        <w:rPr>
          <w:rFonts w:hint="eastAsia"/>
        </w:rPr>
        <w:t>治理与可视化系统的主要用例</w:t>
      </w:r>
      <w:bookmarkEnd w:id="45"/>
    </w:p>
    <w:p w:rsidR="0082612F" w:rsidRDefault="00000000">
      <w:pPr>
        <w:ind w:firstLine="480"/>
      </w:pPr>
      <w:r>
        <w:rPr>
          <w:rFonts w:hint="eastAsia"/>
        </w:rPr>
        <w:t>本系统的主要用例如下表</w:t>
      </w:r>
      <w:r>
        <w:rPr>
          <w:rFonts w:hint="eastAsia"/>
        </w:rPr>
        <w:t>2-2</w:t>
      </w:r>
      <w:r>
        <w:rPr>
          <w:rFonts w:hint="eastAsia"/>
        </w:rPr>
        <w:t>：</w:t>
      </w:r>
    </w:p>
    <w:p w:rsidR="0082612F" w:rsidRDefault="00000000">
      <w:pPr>
        <w:pStyle w:val="af0"/>
        <w:rPr>
          <w:color w:val="FF0000"/>
        </w:rPr>
      </w:pPr>
      <w:r>
        <w:rPr>
          <w:rFonts w:hint="eastAsia"/>
        </w:rPr>
        <w:t>表</w:t>
      </w:r>
      <w:r>
        <w:rPr>
          <w:rFonts w:hint="eastAsia"/>
        </w:rPr>
        <w:t xml:space="preserve">2-2 </w:t>
      </w:r>
      <w:r>
        <w:rPr>
          <w:rFonts w:hint="eastAsia"/>
        </w:rPr>
        <w:t>酒诗文</w:t>
      </w:r>
      <w:proofErr w:type="gramStart"/>
      <w:r>
        <w:rPr>
          <w:rFonts w:hint="eastAsia"/>
        </w:rPr>
        <w:t>化数据</w:t>
      </w:r>
      <w:proofErr w:type="gramEnd"/>
      <w:r>
        <w:rPr>
          <w:rFonts w:hint="eastAsia"/>
        </w:rPr>
        <w:t>治理与可视化系统的主要用例描述表格</w:t>
      </w:r>
    </w:p>
    <w:tbl>
      <w:tblPr>
        <w:tblW w:w="0" w:type="auto"/>
        <w:shd w:val="clear" w:color="auto" w:fill="FFFFFF"/>
        <w:tblCellMar>
          <w:left w:w="0" w:type="dxa"/>
          <w:right w:w="0" w:type="dxa"/>
        </w:tblCellMar>
        <w:tblLook w:val="04A0" w:firstRow="1" w:lastRow="0" w:firstColumn="1" w:lastColumn="0" w:noHBand="0" w:noVBand="1"/>
      </w:tblPr>
      <w:tblGrid>
        <w:gridCol w:w="583"/>
        <w:gridCol w:w="1159"/>
        <w:gridCol w:w="903"/>
        <w:gridCol w:w="1187"/>
        <w:gridCol w:w="2197"/>
        <w:gridCol w:w="3043"/>
      </w:tblGrid>
      <w:tr w:rsidR="0082612F">
        <w:trPr>
          <w:tblHeader/>
        </w:trPr>
        <w:tc>
          <w:tcPr>
            <w:tcW w:w="583" w:type="dxa"/>
            <w:tcBorders>
              <w:top w:val="single" w:sz="12" w:space="0" w:color="000000"/>
              <w:left w:val="nil"/>
              <w:bottom w:val="single" w:sz="4" w:space="0" w:color="000000"/>
              <w:right w:val="nil"/>
              <w:tl2br w:val="nil"/>
            </w:tcBorders>
            <w:shd w:val="clear" w:color="auto" w:fill="FFFFFF"/>
            <w:tcMar>
              <w:top w:w="80" w:type="dxa"/>
              <w:left w:w="120" w:type="dxa"/>
              <w:bottom w:w="80" w:type="dxa"/>
              <w:right w:w="120" w:type="dxa"/>
            </w:tcMar>
          </w:tcPr>
          <w:p w:rsidR="0082612F" w:rsidRDefault="00000000">
            <w:pPr>
              <w:ind w:firstLineChars="0" w:firstLine="0"/>
              <w:jc w:val="center"/>
              <w:rPr>
                <w:rFonts w:ascii="宋体" w:hAnsi="宋体" w:cs="宋体" w:hint="eastAsia"/>
                <w:b/>
                <w:bCs/>
                <w:color w:val="000000" w:themeColor="text1"/>
                <w:sz w:val="21"/>
                <w:szCs w:val="21"/>
              </w:rPr>
            </w:pPr>
            <w:r>
              <w:rPr>
                <w:rFonts w:ascii="宋体" w:hAnsi="宋体" w:cs="宋体"/>
                <w:b/>
                <w:bCs/>
                <w:color w:val="000000" w:themeColor="text1"/>
                <w:sz w:val="21"/>
                <w:szCs w:val="21"/>
              </w:rPr>
              <w:t>用例编号</w:t>
            </w:r>
          </w:p>
        </w:tc>
        <w:tc>
          <w:tcPr>
            <w:tcW w:w="1159"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Chars="0" w:firstLine="0"/>
              <w:jc w:val="center"/>
              <w:rPr>
                <w:rFonts w:ascii="宋体" w:hAnsi="宋体" w:cs="宋体" w:hint="eastAsia"/>
                <w:b/>
                <w:bCs/>
                <w:color w:val="000000" w:themeColor="text1"/>
                <w:sz w:val="21"/>
                <w:szCs w:val="21"/>
              </w:rPr>
            </w:pPr>
            <w:r>
              <w:rPr>
                <w:rFonts w:ascii="宋体" w:hAnsi="宋体" w:cs="宋体"/>
                <w:b/>
                <w:bCs/>
                <w:color w:val="000000" w:themeColor="text1"/>
                <w:sz w:val="21"/>
                <w:szCs w:val="21"/>
              </w:rPr>
              <w:t>用例名称</w:t>
            </w:r>
          </w:p>
        </w:tc>
        <w:tc>
          <w:tcPr>
            <w:tcW w:w="903"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Chars="0" w:firstLine="0"/>
              <w:jc w:val="center"/>
              <w:rPr>
                <w:rFonts w:ascii="宋体" w:hAnsi="宋体" w:cs="宋体" w:hint="eastAsia"/>
                <w:b/>
                <w:bCs/>
                <w:color w:val="000000" w:themeColor="text1"/>
                <w:sz w:val="21"/>
                <w:szCs w:val="21"/>
              </w:rPr>
            </w:pPr>
            <w:r>
              <w:rPr>
                <w:rFonts w:ascii="宋体" w:hAnsi="宋体" w:cs="宋体"/>
                <w:b/>
                <w:bCs/>
                <w:color w:val="000000" w:themeColor="text1"/>
                <w:sz w:val="21"/>
                <w:szCs w:val="21"/>
              </w:rPr>
              <w:t>参与者</w:t>
            </w:r>
          </w:p>
        </w:tc>
        <w:tc>
          <w:tcPr>
            <w:tcW w:w="1187"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Chars="0" w:firstLine="0"/>
              <w:jc w:val="center"/>
              <w:rPr>
                <w:rFonts w:ascii="宋体" w:hAnsi="宋体" w:cs="宋体" w:hint="eastAsia"/>
                <w:b/>
                <w:bCs/>
                <w:color w:val="000000" w:themeColor="text1"/>
                <w:sz w:val="21"/>
                <w:szCs w:val="21"/>
              </w:rPr>
            </w:pPr>
            <w:r>
              <w:rPr>
                <w:rFonts w:ascii="宋体" w:hAnsi="宋体" w:cs="宋体"/>
                <w:b/>
                <w:bCs/>
                <w:color w:val="000000" w:themeColor="text1"/>
                <w:sz w:val="21"/>
                <w:szCs w:val="21"/>
              </w:rPr>
              <w:t>前置条件</w:t>
            </w:r>
          </w:p>
        </w:tc>
        <w:tc>
          <w:tcPr>
            <w:tcW w:w="2197"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Chars="0" w:firstLine="0"/>
              <w:jc w:val="center"/>
              <w:rPr>
                <w:rFonts w:ascii="宋体" w:hAnsi="宋体" w:cs="宋体" w:hint="eastAsia"/>
                <w:b/>
                <w:bCs/>
                <w:color w:val="000000" w:themeColor="text1"/>
                <w:sz w:val="21"/>
                <w:szCs w:val="21"/>
              </w:rPr>
            </w:pPr>
            <w:r>
              <w:rPr>
                <w:rFonts w:ascii="宋体" w:hAnsi="宋体" w:cs="宋体"/>
                <w:b/>
                <w:bCs/>
                <w:color w:val="000000" w:themeColor="text1"/>
                <w:sz w:val="21"/>
                <w:szCs w:val="21"/>
              </w:rPr>
              <w:t>后置条件</w:t>
            </w:r>
          </w:p>
        </w:tc>
        <w:tc>
          <w:tcPr>
            <w:tcW w:w="3043" w:type="dxa"/>
            <w:tcBorders>
              <w:top w:val="single" w:sz="12" w:space="0" w:color="000000"/>
              <w:left w:val="nil"/>
              <w:bottom w:val="single" w:sz="4" w:space="0" w:color="000000"/>
              <w:right w:val="nil"/>
            </w:tcBorders>
            <w:shd w:val="clear" w:color="auto" w:fill="FFFFFF"/>
            <w:tcMar>
              <w:top w:w="80" w:type="dxa"/>
              <w:left w:w="120" w:type="dxa"/>
              <w:bottom w:w="80" w:type="dxa"/>
              <w:right w:w="120" w:type="dxa"/>
            </w:tcMar>
          </w:tcPr>
          <w:p w:rsidR="0082612F" w:rsidRDefault="00000000">
            <w:pPr>
              <w:ind w:firstLineChars="0" w:firstLine="0"/>
              <w:jc w:val="center"/>
              <w:rPr>
                <w:rFonts w:ascii="宋体" w:hAnsi="宋体" w:cs="宋体" w:hint="eastAsia"/>
                <w:b/>
                <w:bCs/>
                <w:color w:val="000000" w:themeColor="text1"/>
                <w:sz w:val="21"/>
                <w:szCs w:val="21"/>
              </w:rPr>
            </w:pPr>
            <w:r>
              <w:rPr>
                <w:rFonts w:ascii="宋体" w:hAnsi="宋体" w:cs="宋体"/>
                <w:b/>
                <w:bCs/>
                <w:color w:val="000000" w:themeColor="text1"/>
                <w:sz w:val="21"/>
                <w:szCs w:val="21"/>
              </w:rPr>
              <w:t>描述</w:t>
            </w:r>
          </w:p>
        </w:tc>
      </w:tr>
      <w:tr w:rsidR="0082612F">
        <w:tc>
          <w:tcPr>
            <w:tcW w:w="583" w:type="dxa"/>
            <w:tcBorders>
              <w:top w:val="single" w:sz="4" w:space="0" w:color="000000"/>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1</w:t>
            </w:r>
          </w:p>
        </w:tc>
        <w:tc>
          <w:tcPr>
            <w:tcW w:w="1159" w:type="dxa"/>
            <w:tcBorders>
              <w:top w:val="single" w:sz="4" w:space="0" w:color="000000"/>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诗词数据录入</w:t>
            </w:r>
          </w:p>
        </w:tc>
        <w:tc>
          <w:tcPr>
            <w:tcW w:w="903" w:type="dxa"/>
            <w:tcBorders>
              <w:top w:val="single" w:sz="4" w:space="0" w:color="000000"/>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系统管理员、学术研究人员</w:t>
            </w:r>
          </w:p>
        </w:tc>
        <w:tc>
          <w:tcPr>
            <w:tcW w:w="1187" w:type="dxa"/>
            <w:tcBorders>
              <w:top w:val="single" w:sz="4" w:space="0" w:color="000000"/>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用户已登录系统</w:t>
            </w:r>
          </w:p>
        </w:tc>
        <w:tc>
          <w:tcPr>
            <w:tcW w:w="2197" w:type="dxa"/>
            <w:tcBorders>
              <w:top w:val="single" w:sz="4" w:space="0" w:color="000000"/>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诗词数据成功录入数据库</w:t>
            </w:r>
          </w:p>
        </w:tc>
        <w:tc>
          <w:tcPr>
            <w:tcW w:w="3043" w:type="dxa"/>
            <w:tcBorders>
              <w:top w:val="single" w:sz="4" w:space="0" w:color="000000"/>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系统管理员或学术研究人员通过</w:t>
            </w:r>
            <w:r>
              <w:rPr>
                <w:rFonts w:ascii="宋体" w:hAnsi="宋体" w:cs="宋体" w:hint="eastAsia"/>
                <w:color w:val="000000" w:themeColor="text1"/>
                <w:spacing w:val="5"/>
                <w:kern w:val="0"/>
                <w:sz w:val="21"/>
                <w:szCs w:val="21"/>
                <w:lang w:bidi="ar"/>
              </w:rPr>
              <w:t>后端</w:t>
            </w:r>
            <w:r>
              <w:rPr>
                <w:rFonts w:ascii="宋体" w:hAnsi="宋体" w:cs="宋体"/>
                <w:color w:val="000000" w:themeColor="text1"/>
                <w:spacing w:val="5"/>
                <w:kern w:val="0"/>
                <w:sz w:val="21"/>
                <w:szCs w:val="21"/>
                <w:lang w:bidi="ar"/>
              </w:rPr>
              <w:t>界面手动录入诗词文本、作者信息及相关元数据。系统支持单条数据录入或批量上传功能。</w:t>
            </w:r>
          </w:p>
        </w:tc>
      </w:tr>
      <w:tr w:rsidR="0082612F">
        <w:tc>
          <w:tcPr>
            <w:tcW w:w="58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2</w:t>
            </w:r>
          </w:p>
        </w:tc>
        <w:tc>
          <w:tcPr>
            <w:tcW w:w="115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数据采集与预处理</w:t>
            </w:r>
          </w:p>
        </w:tc>
        <w:tc>
          <w:tcPr>
            <w:tcW w:w="90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数据采集模块</w:t>
            </w:r>
          </w:p>
        </w:tc>
        <w:tc>
          <w:tcPr>
            <w:tcW w:w="118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系统已配置好爬虫工具和API接口</w:t>
            </w:r>
          </w:p>
        </w:tc>
        <w:tc>
          <w:tcPr>
            <w:tcW w:w="219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采集的数据经过清洗、标准化后存储到数据库</w:t>
            </w:r>
          </w:p>
        </w:tc>
        <w:tc>
          <w:tcPr>
            <w:tcW w:w="304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系统通过网络爬虫从权威数据源采集诗词数据，并通过API与外部数据库同步。采集的数据经过格式校验、繁简转换、去重等预处理步骤。</w:t>
            </w:r>
          </w:p>
        </w:tc>
      </w:tr>
      <w:tr w:rsidR="0082612F">
        <w:tc>
          <w:tcPr>
            <w:tcW w:w="58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lastRenderedPageBreak/>
              <w:t>3</w:t>
            </w:r>
          </w:p>
        </w:tc>
        <w:tc>
          <w:tcPr>
            <w:tcW w:w="115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数据质量评估</w:t>
            </w:r>
          </w:p>
        </w:tc>
        <w:tc>
          <w:tcPr>
            <w:tcW w:w="90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学术研究人员、系统用户</w:t>
            </w:r>
          </w:p>
        </w:tc>
        <w:tc>
          <w:tcPr>
            <w:tcW w:w="118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诗词数据已存储到数据库</w:t>
            </w:r>
          </w:p>
        </w:tc>
        <w:tc>
          <w:tcPr>
            <w:tcW w:w="219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生成数据质量评估报告</w:t>
            </w:r>
          </w:p>
        </w:tc>
        <w:tc>
          <w:tcPr>
            <w:tcW w:w="304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用户请求对特定诗词数据进行质量评估。系统调用AI分析模块，从完整性、准确性、一致性等维度生成评估报告。</w:t>
            </w:r>
          </w:p>
        </w:tc>
      </w:tr>
      <w:tr w:rsidR="0082612F">
        <w:tc>
          <w:tcPr>
            <w:tcW w:w="58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4</w:t>
            </w:r>
          </w:p>
        </w:tc>
        <w:tc>
          <w:tcPr>
            <w:tcW w:w="115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数据搜索与检索</w:t>
            </w:r>
          </w:p>
        </w:tc>
        <w:tc>
          <w:tcPr>
            <w:tcW w:w="90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学术研究人员、普通文化爱好者</w:t>
            </w:r>
          </w:p>
        </w:tc>
        <w:tc>
          <w:tcPr>
            <w:tcW w:w="118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系统已索引诗词数据</w:t>
            </w:r>
          </w:p>
        </w:tc>
        <w:tc>
          <w:tcPr>
            <w:tcW w:w="219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检索结果以列表形式展示给用户</w:t>
            </w:r>
          </w:p>
        </w:tc>
        <w:tc>
          <w:tcPr>
            <w:tcW w:w="304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用户通过关键词、作者、朝代等多维</w:t>
            </w:r>
            <w:proofErr w:type="gramStart"/>
            <w:r>
              <w:rPr>
                <w:rFonts w:ascii="宋体" w:hAnsi="宋体" w:cs="宋体"/>
                <w:color w:val="000000" w:themeColor="text1"/>
                <w:spacing w:val="5"/>
                <w:kern w:val="0"/>
                <w:sz w:val="21"/>
                <w:szCs w:val="21"/>
                <w:lang w:bidi="ar"/>
              </w:rPr>
              <w:t>度条件</w:t>
            </w:r>
            <w:proofErr w:type="gramEnd"/>
            <w:r>
              <w:rPr>
                <w:rFonts w:ascii="宋体" w:hAnsi="宋体" w:cs="宋体"/>
                <w:color w:val="000000" w:themeColor="text1"/>
                <w:spacing w:val="5"/>
                <w:kern w:val="0"/>
                <w:sz w:val="21"/>
                <w:szCs w:val="21"/>
                <w:lang w:bidi="ar"/>
              </w:rPr>
              <w:t>搜索诗词数据。系统利用全文检索技术快速返回匹配结果。</w:t>
            </w:r>
          </w:p>
        </w:tc>
      </w:tr>
      <w:tr w:rsidR="0082612F">
        <w:tc>
          <w:tcPr>
            <w:tcW w:w="58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5</w:t>
            </w:r>
          </w:p>
        </w:tc>
        <w:tc>
          <w:tcPr>
            <w:tcW w:w="115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数据可视化分析</w:t>
            </w:r>
          </w:p>
        </w:tc>
        <w:tc>
          <w:tcPr>
            <w:tcW w:w="90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学术研究人员、普通文化爱好者</w:t>
            </w:r>
          </w:p>
        </w:tc>
        <w:tc>
          <w:tcPr>
            <w:tcW w:w="118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诗词数据已存储到数据库</w:t>
            </w:r>
          </w:p>
        </w:tc>
        <w:tc>
          <w:tcPr>
            <w:tcW w:w="219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生成可视化图表并展示给用户</w:t>
            </w:r>
          </w:p>
        </w:tc>
        <w:tc>
          <w:tcPr>
            <w:tcW w:w="304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用户请求对诗词数据进行可视化分析。系统调用</w:t>
            </w:r>
            <w:proofErr w:type="spellStart"/>
            <w:r>
              <w:rPr>
                <w:rFonts w:ascii="宋体" w:hAnsi="宋体" w:cs="宋体"/>
                <w:color w:val="000000" w:themeColor="text1"/>
                <w:spacing w:val="5"/>
                <w:kern w:val="0"/>
                <w:sz w:val="21"/>
                <w:szCs w:val="21"/>
                <w:lang w:bidi="ar"/>
              </w:rPr>
              <w:t>ECharts</w:t>
            </w:r>
            <w:proofErr w:type="spellEnd"/>
            <w:r>
              <w:rPr>
                <w:rFonts w:ascii="宋体" w:hAnsi="宋体" w:cs="宋体"/>
                <w:color w:val="000000" w:themeColor="text1"/>
                <w:spacing w:val="5"/>
                <w:kern w:val="0"/>
                <w:sz w:val="21"/>
                <w:szCs w:val="21"/>
                <w:lang w:bidi="ar"/>
              </w:rPr>
              <w:t>组件，生成诗词数量统计、朝代分布、诗人影响力分析等可视化图表。</w:t>
            </w:r>
          </w:p>
        </w:tc>
      </w:tr>
      <w:tr w:rsidR="0082612F">
        <w:tc>
          <w:tcPr>
            <w:tcW w:w="58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6</w:t>
            </w:r>
          </w:p>
        </w:tc>
        <w:tc>
          <w:tcPr>
            <w:tcW w:w="115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自动生成质量报告</w:t>
            </w:r>
          </w:p>
        </w:tc>
        <w:tc>
          <w:tcPr>
            <w:tcW w:w="90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学术研究人员</w:t>
            </w:r>
          </w:p>
        </w:tc>
        <w:tc>
          <w:tcPr>
            <w:tcW w:w="118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数据质量评估已完成</w:t>
            </w:r>
          </w:p>
        </w:tc>
        <w:tc>
          <w:tcPr>
            <w:tcW w:w="219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质量报告以PDF或Excel形式生成并下载</w:t>
            </w:r>
          </w:p>
        </w:tc>
        <w:tc>
          <w:tcPr>
            <w:tcW w:w="304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用户请求生成质量报告。系统整合评估结果，生成包含图表、统计指标和改进建议的报告。</w:t>
            </w:r>
          </w:p>
        </w:tc>
      </w:tr>
      <w:tr w:rsidR="0082612F">
        <w:tc>
          <w:tcPr>
            <w:tcW w:w="58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7</w:t>
            </w:r>
          </w:p>
        </w:tc>
        <w:tc>
          <w:tcPr>
            <w:tcW w:w="115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数据导出与接口对接</w:t>
            </w:r>
          </w:p>
        </w:tc>
        <w:tc>
          <w:tcPr>
            <w:tcW w:w="90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系统管理员、企业开发者</w:t>
            </w:r>
          </w:p>
        </w:tc>
        <w:tc>
          <w:tcPr>
            <w:tcW w:w="118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数据已存储到数据库</w:t>
            </w:r>
          </w:p>
        </w:tc>
        <w:tc>
          <w:tcPr>
            <w:tcW w:w="219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数据成功导出或对接到第三方系统</w:t>
            </w:r>
          </w:p>
        </w:tc>
        <w:tc>
          <w:tcPr>
            <w:tcW w:w="304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系统管理员将数据导出为CSV或JSON格式；企业开发者通过开放API获取元数据并集成到第三方应用。</w:t>
            </w:r>
          </w:p>
        </w:tc>
      </w:tr>
      <w:tr w:rsidR="0082612F">
        <w:tc>
          <w:tcPr>
            <w:tcW w:w="58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hint="eastAsia"/>
                <w:color w:val="000000" w:themeColor="text1"/>
                <w:spacing w:val="5"/>
                <w:kern w:val="0"/>
                <w:sz w:val="21"/>
                <w:szCs w:val="21"/>
                <w:lang w:bidi="ar"/>
              </w:rPr>
              <w:t>8</w:t>
            </w:r>
          </w:p>
        </w:tc>
        <w:tc>
          <w:tcPr>
            <w:tcW w:w="1159"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数据备份与恢复</w:t>
            </w:r>
          </w:p>
        </w:tc>
        <w:tc>
          <w:tcPr>
            <w:tcW w:w="90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系统管理员</w:t>
            </w:r>
          </w:p>
        </w:tc>
        <w:tc>
          <w:tcPr>
            <w:tcW w:w="118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系统已配置备份策略</w:t>
            </w:r>
          </w:p>
        </w:tc>
        <w:tc>
          <w:tcPr>
            <w:tcW w:w="2197"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数据成功备份或恢复</w:t>
            </w:r>
          </w:p>
        </w:tc>
        <w:tc>
          <w:tcPr>
            <w:tcW w:w="3043" w:type="dxa"/>
            <w:tcBorders>
              <w:top w:val="nil"/>
              <w:left w:val="nil"/>
              <w:bottom w:val="nil"/>
              <w:right w:val="nil"/>
            </w:tcBorders>
            <w:shd w:val="clear" w:color="auto" w:fill="FFFFFF"/>
            <w:tcMar>
              <w:top w:w="80" w:type="dxa"/>
              <w:left w:w="120" w:type="dxa"/>
              <w:bottom w:w="80" w:type="dxa"/>
              <w:right w:w="120" w:type="dxa"/>
            </w:tcMar>
          </w:tcPr>
          <w:p w:rsidR="0082612F" w:rsidRDefault="00000000">
            <w:pPr>
              <w:widowControl/>
              <w:spacing w:line="220" w:lineRule="atLeast"/>
              <w:ind w:firstLineChars="0" w:firstLine="0"/>
              <w:jc w:val="center"/>
              <w:textAlignment w:val="baseline"/>
              <w:rPr>
                <w:rFonts w:ascii="宋体" w:hAnsi="宋体" w:cs="宋体" w:hint="eastAsia"/>
                <w:color w:val="000000" w:themeColor="text1"/>
                <w:spacing w:val="5"/>
                <w:kern w:val="0"/>
                <w:sz w:val="21"/>
                <w:szCs w:val="21"/>
                <w:lang w:bidi="ar"/>
              </w:rPr>
            </w:pPr>
            <w:r>
              <w:rPr>
                <w:rFonts w:ascii="宋体" w:hAnsi="宋体" w:cs="宋体"/>
                <w:color w:val="000000" w:themeColor="text1"/>
                <w:spacing w:val="5"/>
                <w:kern w:val="0"/>
                <w:sz w:val="21"/>
                <w:szCs w:val="21"/>
                <w:lang w:bidi="ar"/>
              </w:rPr>
              <w:t>系统管理员触发数据备份任务，将数据库内容备份到指定存储位置；在需要时执行数据恢复操作。</w:t>
            </w:r>
          </w:p>
        </w:tc>
      </w:tr>
      <w:tr w:rsidR="0082612F">
        <w:tc>
          <w:tcPr>
            <w:tcW w:w="583"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ind w:firstLineChars="0" w:firstLine="0"/>
              <w:jc w:val="center"/>
              <w:rPr>
                <w:rFonts w:ascii="宋体" w:hAnsi="宋体" w:cs="宋体" w:hint="eastAsia"/>
                <w:color w:val="000000" w:themeColor="text1"/>
                <w:sz w:val="21"/>
                <w:szCs w:val="21"/>
              </w:rPr>
            </w:pPr>
          </w:p>
        </w:tc>
        <w:tc>
          <w:tcPr>
            <w:tcW w:w="1159"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ind w:firstLineChars="0" w:firstLine="0"/>
              <w:jc w:val="center"/>
              <w:rPr>
                <w:rFonts w:ascii="宋体" w:hAnsi="宋体" w:cs="宋体" w:hint="eastAsia"/>
                <w:color w:val="000000" w:themeColor="text1"/>
                <w:sz w:val="21"/>
                <w:szCs w:val="21"/>
              </w:rPr>
            </w:pPr>
          </w:p>
        </w:tc>
        <w:tc>
          <w:tcPr>
            <w:tcW w:w="903"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ind w:firstLineChars="0" w:firstLine="0"/>
              <w:jc w:val="center"/>
              <w:rPr>
                <w:rFonts w:ascii="宋体" w:hAnsi="宋体" w:cs="宋体" w:hint="eastAsia"/>
                <w:color w:val="000000" w:themeColor="text1"/>
                <w:sz w:val="21"/>
                <w:szCs w:val="21"/>
              </w:rPr>
            </w:pPr>
          </w:p>
        </w:tc>
        <w:tc>
          <w:tcPr>
            <w:tcW w:w="1187"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ind w:firstLineChars="0" w:firstLine="0"/>
              <w:jc w:val="center"/>
              <w:rPr>
                <w:rFonts w:ascii="宋体" w:hAnsi="宋体" w:cs="宋体" w:hint="eastAsia"/>
                <w:color w:val="000000" w:themeColor="text1"/>
                <w:sz w:val="21"/>
                <w:szCs w:val="21"/>
              </w:rPr>
            </w:pPr>
          </w:p>
        </w:tc>
        <w:tc>
          <w:tcPr>
            <w:tcW w:w="2197"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ind w:firstLineChars="0" w:firstLine="0"/>
              <w:jc w:val="center"/>
              <w:rPr>
                <w:rFonts w:ascii="宋体" w:hAnsi="宋体" w:cs="宋体" w:hint="eastAsia"/>
                <w:color w:val="000000" w:themeColor="text1"/>
                <w:sz w:val="21"/>
                <w:szCs w:val="21"/>
              </w:rPr>
            </w:pPr>
          </w:p>
        </w:tc>
        <w:tc>
          <w:tcPr>
            <w:tcW w:w="3043" w:type="dxa"/>
            <w:tcBorders>
              <w:top w:val="nil"/>
              <w:left w:val="nil"/>
              <w:bottom w:val="single" w:sz="12" w:space="0" w:color="000000"/>
              <w:right w:val="nil"/>
            </w:tcBorders>
            <w:shd w:val="clear" w:color="auto" w:fill="FFFFFF"/>
            <w:tcMar>
              <w:top w:w="80" w:type="dxa"/>
              <w:left w:w="120" w:type="dxa"/>
              <w:bottom w:w="80" w:type="dxa"/>
              <w:right w:w="120" w:type="dxa"/>
            </w:tcMar>
          </w:tcPr>
          <w:p w:rsidR="0082612F" w:rsidRDefault="0082612F">
            <w:pPr>
              <w:ind w:firstLineChars="0" w:firstLine="0"/>
              <w:jc w:val="center"/>
              <w:rPr>
                <w:rFonts w:ascii="宋体" w:hAnsi="宋体" w:cs="宋体" w:hint="eastAsia"/>
                <w:color w:val="000000" w:themeColor="text1"/>
                <w:sz w:val="21"/>
                <w:szCs w:val="21"/>
              </w:rPr>
            </w:pPr>
          </w:p>
        </w:tc>
      </w:tr>
    </w:tbl>
    <w:p w:rsidR="0082612F" w:rsidRDefault="00000000">
      <w:pPr>
        <w:pStyle w:val="4"/>
        <w:spacing w:before="156" w:after="156"/>
        <w:ind w:firstLine="480"/>
      </w:pPr>
      <w:bookmarkStart w:id="46" w:name="_Toc198018610"/>
      <w:r>
        <w:rPr>
          <w:rFonts w:hint="eastAsia"/>
        </w:rPr>
        <w:lastRenderedPageBreak/>
        <w:t xml:space="preserve">2.5.2 </w:t>
      </w:r>
      <w:r>
        <w:rPr>
          <w:rFonts w:hint="eastAsia"/>
        </w:rPr>
        <w:t>用例优先级矩阵</w:t>
      </w:r>
      <w:bookmarkEnd w:id="46"/>
    </w:p>
    <w:p w:rsidR="0082612F" w:rsidRDefault="00000000">
      <w:pPr>
        <w:ind w:firstLine="480"/>
      </w:pPr>
      <w:r>
        <w:rPr>
          <w:rFonts w:hint="eastAsia"/>
        </w:rPr>
        <w:t>根据酒诗文</w:t>
      </w:r>
      <w:proofErr w:type="gramStart"/>
      <w:r>
        <w:rPr>
          <w:rFonts w:hint="eastAsia"/>
        </w:rPr>
        <w:t>化数据</w:t>
      </w:r>
      <w:proofErr w:type="gramEnd"/>
      <w:r>
        <w:rPr>
          <w:rFonts w:hint="eastAsia"/>
        </w:rPr>
        <w:t>治理以及可视化系统的功能需求分析情况，此次研究依照用例优先级以及功能特性这两个方面，构建出了系统用例描述表格。</w:t>
      </w:r>
    </w:p>
    <w:p w:rsidR="0082612F" w:rsidRDefault="00000000">
      <w:pPr>
        <w:pStyle w:val="af0"/>
        <w:ind w:left="960" w:firstLineChars="1100" w:firstLine="2319"/>
        <w:jc w:val="both"/>
      </w:pPr>
      <w:r>
        <w:rPr>
          <w:noProof/>
        </w:rPr>
        <w:drawing>
          <wp:anchor distT="0" distB="0" distL="114300" distR="114300" simplePos="0" relativeHeight="251693056" behindDoc="0" locked="0" layoutInCell="1" allowOverlap="1">
            <wp:simplePos x="0" y="0"/>
            <wp:positionH relativeFrom="margin">
              <wp:posOffset>-69215</wp:posOffset>
            </wp:positionH>
            <wp:positionV relativeFrom="paragraph">
              <wp:posOffset>398780</wp:posOffset>
            </wp:positionV>
            <wp:extent cx="5632450" cy="4297680"/>
            <wp:effectExtent l="0" t="0" r="6350" b="0"/>
            <wp:wrapTopAndBottom/>
            <wp:docPr id="3574587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8716" name="图片 2"/>
                    <pic:cNvPicPr>
                      <a:picLocks noChangeAspect="1"/>
                    </pic:cNvPicPr>
                  </pic:nvPicPr>
                  <pic:blipFill>
                    <a:blip r:embed="rId37"/>
                    <a:stretch>
                      <a:fillRect/>
                    </a:stretch>
                  </pic:blipFill>
                  <pic:spPr>
                    <a:xfrm>
                      <a:off x="0" y="0"/>
                      <a:ext cx="5632450" cy="4297680"/>
                    </a:xfrm>
                    <a:prstGeom prst="rect">
                      <a:avLst/>
                    </a:prstGeom>
                    <a:noFill/>
                    <a:ln>
                      <a:noFill/>
                    </a:ln>
                  </pic:spPr>
                </pic:pic>
              </a:graphicData>
            </a:graphic>
          </wp:anchor>
        </w:drawing>
      </w:r>
      <w:r>
        <w:rPr>
          <w:rFonts w:hint="eastAsia"/>
        </w:rPr>
        <w:t>表</w:t>
      </w:r>
      <w:r>
        <w:rPr>
          <w:rFonts w:hint="eastAsia"/>
        </w:rPr>
        <w:t xml:space="preserve">2-3 </w:t>
      </w:r>
      <w:r>
        <w:rPr>
          <w:rFonts w:hint="eastAsia"/>
        </w:rPr>
        <w:t>用例优先级矩阵</w:t>
      </w:r>
    </w:p>
    <w:p w:rsidR="0082612F" w:rsidRDefault="00000000">
      <w:pPr>
        <w:ind w:firstLine="480"/>
      </w:pPr>
      <w:r>
        <w:t>本研究搭建的诗酒文化数据治理系统借助九大核心功能模块达成全生命周期管理，诗词数据录入用以创建基础数据源，数据采集与预处理负责完成原始数据的清洗及标准化工作，数据质量评估可保证信息的可靠性，数据搜索与检索可提供高效的查询服务，数据可视化分析可支持多维度的数据呈现，自动生成质量报告实现智能化评估，数据导出与接口对接保证系统的互联互通，用户权限管理维护数据安全，数据备份与恢复防范系统风险。这些功能模块共同协作，构建起稳定可靠的技术架构，同时形成完整的诗酒文化数据处理闭环，为学术研究、文化传播等应用场景打造强有力的数字化支撑平台。</w:t>
      </w:r>
    </w:p>
    <w:p w:rsidR="0082612F" w:rsidRDefault="00000000">
      <w:pPr>
        <w:pStyle w:val="3"/>
        <w:spacing w:before="156" w:after="156"/>
      </w:pPr>
      <w:bookmarkStart w:id="47" w:name="_Toc197894534"/>
      <w:bookmarkStart w:id="48" w:name="_Toc198018611"/>
      <w:r>
        <w:rPr>
          <w:rFonts w:hint="eastAsia"/>
        </w:rPr>
        <w:lastRenderedPageBreak/>
        <w:t xml:space="preserve">2.6 </w:t>
      </w:r>
      <w:r>
        <w:rPr>
          <w:rFonts w:hint="eastAsia"/>
        </w:rPr>
        <w:t>本章小结</w:t>
      </w:r>
      <w:bookmarkEnd w:id="47"/>
      <w:bookmarkEnd w:id="48"/>
    </w:p>
    <w:p w:rsidR="0082612F" w:rsidRDefault="00000000">
      <w:pPr>
        <w:ind w:firstLine="480"/>
      </w:pPr>
      <w:r>
        <w:t>在这一章节当中，系统地对酒诗文</w:t>
      </w:r>
      <w:proofErr w:type="gramStart"/>
      <w:r>
        <w:t>化数据</w:t>
      </w:r>
      <w:proofErr w:type="gramEnd"/>
      <w:r>
        <w:t>治理与可视化平台的整体设计框架进行了阐述，着重从系统定位、架构设计、功能模块、数据规范、用户画像以及性能指标这六个维</w:t>
      </w:r>
      <w:proofErr w:type="gramStart"/>
      <w:r>
        <w:t>度展开</w:t>
      </w:r>
      <w:proofErr w:type="gramEnd"/>
      <w:r>
        <w:t>了论述，该平台的定位是构建一个综合性服务系统，它将数据治理、智能分析以及可视化呈现整合在一起，可为多元化的用户群体提供专业化的数字服务。在架构层面，采用的是分层设计理念，借助标准化的接口协议来达成模块间的高内聚低耦合特性，这样一来，能保障系统的安全性与运行效率，又为后续的功能扩展以及前后端</w:t>
      </w:r>
      <w:proofErr w:type="gramStart"/>
      <w:r>
        <w:t>独立部署</w:t>
      </w:r>
      <w:proofErr w:type="gramEnd"/>
      <w:r>
        <w:t>提供了技术方面的保障，功能设计依照数据全生命周期管理原则，构建起了一个完整的业务闭环，这个闭环覆盖了从数据采集、治理分析一直到可视化展示的各个环节。在数据层面，明确了多源异构数据的采集规范、预处理流程以及存储方案，同时还对数据规模与存储需求进行了量化，基于用户角色特征所做的需求分析，为系统功能设计提供了精确的依据，而多维度的性能指标体系，则为系统开发与优化确立了量化的目标，最终保证平台可全面支撑酒诗文化数字化服务的各项业务需求。</w:t>
      </w:r>
    </w:p>
    <w:p w:rsidR="0082612F" w:rsidRDefault="00000000">
      <w:pPr>
        <w:ind w:firstLine="480"/>
      </w:pPr>
      <w:r>
        <w:br w:type="page"/>
      </w:r>
    </w:p>
    <w:p w:rsidR="0082612F" w:rsidRDefault="00000000">
      <w:pPr>
        <w:pStyle w:val="2"/>
        <w:ind w:firstLine="720"/>
      </w:pPr>
      <w:bookmarkStart w:id="49" w:name="_Toc198018612"/>
      <w:bookmarkStart w:id="50" w:name="_Toc197894535"/>
      <w:r>
        <w:rPr>
          <w:rFonts w:hint="eastAsia"/>
        </w:rPr>
        <w:lastRenderedPageBreak/>
        <w:t>第</w:t>
      </w:r>
      <w:r>
        <w:rPr>
          <w:rFonts w:hint="eastAsia"/>
        </w:rPr>
        <w:t>3</w:t>
      </w:r>
      <w:r>
        <w:rPr>
          <w:rFonts w:hint="eastAsia"/>
        </w:rPr>
        <w:t>章</w:t>
      </w:r>
      <w:r>
        <w:rPr>
          <w:rFonts w:hint="eastAsia"/>
        </w:rPr>
        <w:t xml:space="preserve"> </w:t>
      </w:r>
      <w:r>
        <w:rPr>
          <w:rFonts w:hint="eastAsia"/>
        </w:rPr>
        <w:t>诗</w:t>
      </w:r>
      <w:proofErr w:type="gramStart"/>
      <w:r>
        <w:rPr>
          <w:rFonts w:hint="eastAsia"/>
        </w:rPr>
        <w:t>酒数据</w:t>
      </w:r>
      <w:proofErr w:type="gramEnd"/>
      <w:r>
        <w:rPr>
          <w:rFonts w:hint="eastAsia"/>
        </w:rPr>
        <w:t>治理方法设计与实现</w:t>
      </w:r>
      <w:bookmarkEnd w:id="49"/>
      <w:bookmarkEnd w:id="50"/>
    </w:p>
    <w:p w:rsidR="0082612F" w:rsidRDefault="00000000">
      <w:pPr>
        <w:pStyle w:val="3"/>
        <w:spacing w:before="156" w:after="156"/>
      </w:pPr>
      <w:bookmarkStart w:id="51" w:name="_Toc198018613"/>
      <w:bookmarkStart w:id="52" w:name="_Toc197894536"/>
      <w:r>
        <w:rPr>
          <w:rFonts w:hint="eastAsia"/>
        </w:rPr>
        <w:t xml:space="preserve">3.1 </w:t>
      </w:r>
      <w:r>
        <w:t>数据架构设计</w:t>
      </w:r>
      <w:bookmarkEnd w:id="51"/>
      <w:bookmarkEnd w:id="52"/>
    </w:p>
    <w:p w:rsidR="0082612F" w:rsidRDefault="00000000">
      <w:pPr>
        <w:ind w:firstLine="480"/>
      </w:pPr>
      <w:r>
        <w:rPr>
          <w:noProof/>
        </w:rPr>
        <w:drawing>
          <wp:anchor distT="0" distB="0" distL="114300" distR="114300" simplePos="0" relativeHeight="251689984" behindDoc="1" locked="0" layoutInCell="1" allowOverlap="1">
            <wp:simplePos x="0" y="0"/>
            <wp:positionH relativeFrom="margin">
              <wp:posOffset>1525905</wp:posOffset>
            </wp:positionH>
            <wp:positionV relativeFrom="paragraph">
              <wp:posOffset>1008380</wp:posOffset>
            </wp:positionV>
            <wp:extent cx="3406140" cy="4489450"/>
            <wp:effectExtent l="0" t="0" r="3810" b="6350"/>
            <wp:wrapTopAndBottom/>
            <wp:docPr id="1036517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7968"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406140" cy="4489450"/>
                    </a:xfrm>
                    <a:prstGeom prst="rect">
                      <a:avLst/>
                    </a:prstGeom>
                  </pic:spPr>
                </pic:pic>
              </a:graphicData>
            </a:graphic>
          </wp:anchor>
        </w:drawing>
      </w:r>
      <w:r>
        <w:t>本研究构建了一种依据分层管理理念打造的多级数据架构体系，其核心设计思路是借助模块化组织形式达成数据资源的高效整合以及深入分析，如图所示，该系统的整体架构设计呈现出较大的层次化特性。</w:t>
      </w:r>
    </w:p>
    <w:p w:rsidR="0082612F" w:rsidRDefault="0082612F">
      <w:pPr>
        <w:ind w:firstLine="480"/>
      </w:pPr>
    </w:p>
    <w:p w:rsidR="0082612F" w:rsidRDefault="00000000">
      <w:pPr>
        <w:pStyle w:val="af"/>
        <w:spacing w:after="312"/>
        <w:ind w:firstLine="422"/>
      </w:pPr>
      <w:r>
        <w:rPr>
          <w:rFonts w:hint="eastAsia"/>
        </w:rPr>
        <w:t>图</w:t>
      </w:r>
      <w:r>
        <w:rPr>
          <w:rFonts w:hint="eastAsia"/>
        </w:rPr>
        <w:t xml:space="preserve">3-1 </w:t>
      </w:r>
      <w:r>
        <w:rPr>
          <w:rFonts w:hint="eastAsia"/>
        </w:rPr>
        <w:t>数据架构设计框图</w:t>
      </w:r>
    </w:p>
    <w:p w:rsidR="0082612F" w:rsidRDefault="00000000">
      <w:pPr>
        <w:ind w:firstLine="480"/>
      </w:pPr>
      <w:r>
        <w:t>本研究运用自底向上的分层架构设计方式，从基础数据存储开始逐步构建直至高级分析功能，在架构实现方面，先是借助元数据管理层对整体数据结构给予规范化定义以及动态管理，这里的动态表创建机制切实提高了数据模型的可扩展性，基础数据层作为核心存储单元，全面且系统地整合了诗词作品、诗人信息等关键业务数据。为保证数据</w:t>
      </w:r>
      <w:r>
        <w:lastRenderedPageBreak/>
        <w:t>可靠性，质量管理层构建了基于评分机制的持续监控体系，在分析层面</w:t>
      </w:r>
      <w:r>
        <w:rPr>
          <w:rFonts w:hint="eastAsia"/>
        </w:rPr>
        <w:t>，</w:t>
      </w:r>
      <w:r>
        <w:t>集成了可视化展示模块用来支持决策分析。</w:t>
      </w:r>
    </w:p>
    <w:p w:rsidR="0082612F" w:rsidRDefault="00000000">
      <w:pPr>
        <w:ind w:firstLine="480"/>
      </w:pPr>
      <w:r>
        <w:t>为保证数据一致性得以达成，系统于各个层级都执行了严谨的数据完整性约束机制，并且对外键关联关系做了专门的优化</w:t>
      </w:r>
      <w:r>
        <w:rPr>
          <w:rFonts w:hint="eastAsia"/>
        </w:rPr>
        <w:t>。</w:t>
      </w:r>
    </w:p>
    <w:p w:rsidR="0082612F" w:rsidRDefault="0082612F">
      <w:pPr>
        <w:ind w:firstLine="480"/>
      </w:pPr>
    </w:p>
    <w:p w:rsidR="0082612F" w:rsidRDefault="00000000">
      <w:pPr>
        <w:pStyle w:val="3"/>
        <w:spacing w:before="156" w:after="156"/>
      </w:pPr>
      <w:bookmarkStart w:id="53" w:name="_Toc197894537"/>
      <w:bookmarkStart w:id="54" w:name="_Toc198018614"/>
      <w:r>
        <w:rPr>
          <w:rFonts w:hint="eastAsia"/>
        </w:rPr>
        <w:t xml:space="preserve">3.2 </w:t>
      </w:r>
      <w:r>
        <w:rPr>
          <w:rFonts w:hint="eastAsia"/>
        </w:rPr>
        <w:t>数据质量控制</w:t>
      </w:r>
      <w:bookmarkEnd w:id="53"/>
      <w:bookmarkEnd w:id="54"/>
    </w:p>
    <w:p w:rsidR="0082612F" w:rsidRDefault="00000000">
      <w:pPr>
        <w:pStyle w:val="4"/>
        <w:spacing w:before="156" w:after="156"/>
        <w:ind w:firstLine="480"/>
      </w:pPr>
      <w:bookmarkStart w:id="55" w:name="_Toc198018615"/>
      <w:r>
        <w:rPr>
          <w:rFonts w:hint="eastAsia"/>
        </w:rPr>
        <w:t xml:space="preserve">3.2.1 </w:t>
      </w:r>
      <w:r>
        <w:rPr>
          <w:rFonts w:hint="eastAsia"/>
        </w:rPr>
        <w:t>数据验证触发器</w:t>
      </w:r>
      <w:bookmarkEnd w:id="55"/>
    </w:p>
    <w:p w:rsidR="0082612F" w:rsidRDefault="00000000">
      <w:pPr>
        <w:ind w:firstLine="480"/>
      </w:pPr>
      <w:r>
        <w:rPr>
          <w:rFonts w:hint="eastAsia"/>
        </w:rPr>
        <w:t>为保证系统数据有可靠性以及高质量，此次研究设计并且实施了一套带有多重验证层级的综合性数据校验机制，此机制贯穿于从最开始用户输入一直到最终数据存储的整个流程，数据要依次凭借三个关键的验证环节：</w:t>
      </w:r>
    </w:p>
    <w:p w:rsidR="0082612F" w:rsidRDefault="00000000">
      <w:pPr>
        <w:ind w:firstLine="480"/>
      </w:pPr>
      <w:r>
        <w:t>在应用层验证这一环节当中，本研究特意构建了一种前后端协同的双重校验机制，其中前端界面会施行动态表单验证策略，这个策略包含必填字段检测、输入格式校验以及内容长度限制等功能模块，并且会以实时交互的方式给用户提供验证反馈，而后端系统会执行基于业务规则的深度验证流程，借助逻辑约束条件来保证提交数据的业务合</w:t>
      </w:r>
      <w:proofErr w:type="gramStart"/>
      <w:r>
        <w:t>规</w:t>
      </w:r>
      <w:proofErr w:type="gramEnd"/>
      <w:r>
        <w:t>性和完整性。</w:t>
      </w:r>
    </w:p>
    <w:p w:rsidR="0082612F" w:rsidRDefault="00000000">
      <w:pPr>
        <w:ind w:firstLine="480"/>
      </w:pPr>
      <w:r>
        <w:t>为了保证数据在入库之前可进行最终的安全性校验，此次研究运用数据库触发器验证机制当作第二道防线，这一机制借助预先设定好的触发规则，在数据执行插入、更新或者删除操作的时候会自动触发多重验证流程，具体包括数据格式标准化处理、业务逻辑合</w:t>
      </w:r>
      <w:proofErr w:type="gramStart"/>
      <w:r>
        <w:t>规</w:t>
      </w:r>
      <w:proofErr w:type="gramEnd"/>
      <w:r>
        <w:t>性审查以及数据关联关系校验等功能模块，在数据库层面搭建起有效的数据质量管控屏障，防止不符合规范的数据写入行为。</w:t>
      </w:r>
    </w:p>
    <w:p w:rsidR="0082612F" w:rsidRDefault="00000000">
      <w:pPr>
        <w:ind w:firstLine="480"/>
      </w:pPr>
      <w:r>
        <w:t>为了给数据完整性提供最终的坚实保障，此项研究运用了多层次的数据库约束验证机制：借助实施主键约束达成数据记录唯一性的控制，依靠</w:t>
      </w:r>
      <w:proofErr w:type="gramStart"/>
      <w:r>
        <w:t>运用外键约束</w:t>
      </w:r>
      <w:proofErr w:type="gramEnd"/>
      <w:r>
        <w:t>维持不同数据实体之间关联关系的完整性，并且</w:t>
      </w:r>
      <w:proofErr w:type="gramStart"/>
      <w:r>
        <w:t>搭配非</w:t>
      </w:r>
      <w:proofErr w:type="gramEnd"/>
      <w:r>
        <w:t>空约束与检查约束的双重验证，以此构建起一套严谨的数据质量保障体系。</w:t>
      </w:r>
    </w:p>
    <w:p w:rsidR="0082612F" w:rsidRDefault="00000000">
      <w:pPr>
        <w:ind w:firstLine="480"/>
      </w:pPr>
      <w:r>
        <w:t>该验证体系借助多维度且全流程的质量控制机制，在保证数据精确性以及完备性的情况下，提高了系统的稳健性和可靠性，从图</w:t>
      </w:r>
      <w:r>
        <w:t>3-2</w:t>
      </w:r>
      <w:r>
        <w:t>可看出，这种分级验证架构可以有效阻挡数据污染风险，不断优化数据品质，为上层业务应用搭建坚实的数据支撑平台。</w:t>
      </w:r>
    </w:p>
    <w:p w:rsidR="0082612F" w:rsidRDefault="0082612F">
      <w:pPr>
        <w:ind w:firstLine="480"/>
      </w:pPr>
    </w:p>
    <w:p w:rsidR="0082612F" w:rsidRDefault="00000000">
      <w:pPr>
        <w:pStyle w:val="af"/>
        <w:spacing w:after="312"/>
        <w:ind w:firstLine="422"/>
      </w:pPr>
      <w:r>
        <w:rPr>
          <w:noProof/>
        </w:rPr>
        <w:lastRenderedPageBreak/>
        <w:drawing>
          <wp:anchor distT="0" distB="0" distL="114300" distR="114300" simplePos="0" relativeHeight="251691008" behindDoc="0" locked="0" layoutInCell="1" allowOverlap="1">
            <wp:simplePos x="0" y="0"/>
            <wp:positionH relativeFrom="column">
              <wp:posOffset>-10795</wp:posOffset>
            </wp:positionH>
            <wp:positionV relativeFrom="paragraph">
              <wp:posOffset>1270</wp:posOffset>
            </wp:positionV>
            <wp:extent cx="6038215" cy="1362710"/>
            <wp:effectExtent l="0" t="0" r="635" b="8890"/>
            <wp:wrapTopAndBottom/>
            <wp:docPr id="1703085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5867"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38215" cy="1362710"/>
                    </a:xfrm>
                    <a:prstGeom prst="rect">
                      <a:avLst/>
                    </a:prstGeom>
                  </pic:spPr>
                </pic:pic>
              </a:graphicData>
            </a:graphic>
          </wp:anchor>
        </w:drawing>
      </w:r>
      <w:r>
        <w:rPr>
          <w:rFonts w:hint="eastAsia"/>
        </w:rPr>
        <w:t>图</w:t>
      </w:r>
      <w:r>
        <w:rPr>
          <w:rFonts w:hint="eastAsia"/>
        </w:rPr>
        <w:t xml:space="preserve">3-2 </w:t>
      </w:r>
      <w:r>
        <w:rPr>
          <w:rFonts w:hint="eastAsia"/>
        </w:rPr>
        <w:t>多层数据验证触发器机制</w:t>
      </w:r>
    </w:p>
    <w:p w:rsidR="0082612F" w:rsidRDefault="00000000">
      <w:pPr>
        <w:pStyle w:val="4"/>
        <w:spacing w:before="156" w:after="156"/>
        <w:ind w:firstLine="480"/>
      </w:pPr>
      <w:bookmarkStart w:id="56" w:name="_Toc198018616"/>
      <w:r>
        <w:rPr>
          <w:rFonts w:hint="eastAsia"/>
        </w:rPr>
        <w:t xml:space="preserve">3.2.2 </w:t>
      </w:r>
      <w:r>
        <w:rPr>
          <w:rFonts w:hint="eastAsia"/>
        </w:rPr>
        <w:t>数据一致性检查存储过程</w:t>
      </w:r>
      <w:bookmarkEnd w:id="56"/>
    </w:p>
    <w:p w:rsidR="0082612F" w:rsidRDefault="00000000">
      <w:pPr>
        <w:ind w:firstLine="480"/>
      </w:pPr>
      <w:r>
        <w:rPr>
          <w:rFonts w:hint="eastAsia"/>
        </w:rPr>
        <w:t>为保证数据完整性验证能做到全面，本研究搭建了多层次检测体系，在基础层面，借助数据总量统计分析来验证诗词库与诗人库的基本数据是否完备，接着运用左连接查询技术对评分数据做关联性检测，精确识别并统计出那些缺乏对应诗词记录的孤立评分数据，最后构建基于阈值判定的评分有效性验证机制，凭借系统检测各项评分指标有没有偏离预设的合理区间，以此实现对异常评分记录的高效识别与筛选。</w:t>
      </w:r>
    </w:p>
    <w:p w:rsidR="0082612F" w:rsidRDefault="00000000">
      <w:pPr>
        <w:ind w:firstLine="480"/>
      </w:pPr>
      <w:r>
        <w:rPr>
          <w:rFonts w:hint="eastAsia"/>
        </w:rPr>
        <w:t>1</w:t>
      </w:r>
      <w:r>
        <w:rPr>
          <w:rFonts w:hint="eastAsia"/>
        </w:rPr>
        <w:t>）基础数据完整性检查</w:t>
      </w:r>
    </w:p>
    <w:p w:rsidR="0082612F" w:rsidRDefault="00000000">
      <w:pPr>
        <w:ind w:firstLine="480"/>
      </w:pPr>
      <w:r>
        <w:rPr>
          <w:rFonts w:hint="eastAsia"/>
        </w:rPr>
        <w:t>本研究一开始便执行“</w:t>
      </w:r>
      <w:r>
        <w:rPr>
          <w:rFonts w:hint="eastAsia"/>
        </w:rPr>
        <w:t>SELECT COUNT(*) FROM poems</w:t>
      </w:r>
      <w:r>
        <w:rPr>
          <w:rFonts w:hint="eastAsia"/>
        </w:rPr>
        <w:t>”以及“</w:t>
      </w:r>
      <w:r>
        <w:rPr>
          <w:rFonts w:hint="eastAsia"/>
        </w:rPr>
        <w:t>SELECT COUNT(*) FROM poets</w:t>
      </w:r>
      <w:r>
        <w:rPr>
          <w:rFonts w:hint="eastAsia"/>
        </w:rPr>
        <w:t>”这两条</w:t>
      </w:r>
      <w:r>
        <w:rPr>
          <w:rFonts w:hint="eastAsia"/>
        </w:rPr>
        <w:t xml:space="preserve"> SQL </w:t>
      </w:r>
      <w:r>
        <w:rPr>
          <w:rFonts w:hint="eastAsia"/>
        </w:rPr>
        <w:t>查询语句，把诗词表跟诗人表里面的记录总数分别存到</w:t>
      </w:r>
      <w:r>
        <w:rPr>
          <w:rFonts w:hint="eastAsia"/>
        </w:rPr>
        <w:t xml:space="preserve"> </w:t>
      </w:r>
      <w:proofErr w:type="spellStart"/>
      <w:r>
        <w:rPr>
          <w:rFonts w:hint="eastAsia"/>
        </w:rPr>
        <w:t>total_poems</w:t>
      </w:r>
      <w:proofErr w:type="spellEnd"/>
      <w:r>
        <w:rPr>
          <w:rFonts w:hint="eastAsia"/>
        </w:rPr>
        <w:t xml:space="preserve"> </w:t>
      </w:r>
      <w:r>
        <w:rPr>
          <w:rFonts w:hint="eastAsia"/>
        </w:rPr>
        <w:t>和</w:t>
      </w:r>
      <w:r>
        <w:rPr>
          <w:rFonts w:hint="eastAsia"/>
        </w:rPr>
        <w:t xml:space="preserve"> </w:t>
      </w:r>
      <w:proofErr w:type="spellStart"/>
      <w:r>
        <w:rPr>
          <w:rFonts w:hint="eastAsia"/>
        </w:rPr>
        <w:t>total_poets</w:t>
      </w:r>
      <w:proofErr w:type="spellEnd"/>
      <w:r>
        <w:rPr>
          <w:rFonts w:hint="eastAsia"/>
        </w:rPr>
        <w:t xml:space="preserve"> </w:t>
      </w:r>
      <w:r>
        <w:rPr>
          <w:rFonts w:hint="eastAsia"/>
        </w:rPr>
        <w:t>变量之中。如此操作能获取数据库里的基础数据规模，还为后续的数据处理与验证工作打下了必要的数据基础，让系统拥有基本的分析条件。</w:t>
      </w:r>
    </w:p>
    <w:p w:rsidR="0082612F" w:rsidRDefault="00000000">
      <w:pPr>
        <w:ind w:firstLine="480"/>
      </w:pPr>
      <w:r>
        <w:rPr>
          <w:rFonts w:hint="eastAsia"/>
        </w:rPr>
        <w:t>2</w:t>
      </w:r>
      <w:r>
        <w:rPr>
          <w:rFonts w:hint="eastAsia"/>
        </w:rPr>
        <w:t>）孤立数据检查</w:t>
      </w:r>
    </w:p>
    <w:p w:rsidR="0082612F" w:rsidRDefault="00000000">
      <w:pPr>
        <w:ind w:firstLine="480"/>
      </w:pPr>
      <w:r>
        <w:rPr>
          <w:rFonts w:hint="eastAsia"/>
        </w:rPr>
        <w:t>本研究执行</w:t>
      </w:r>
      <w:r>
        <w:rPr>
          <w:rFonts w:hint="eastAsia"/>
        </w:rPr>
        <w:t>SQL</w:t>
      </w:r>
      <w:r>
        <w:rPr>
          <w:rFonts w:hint="eastAsia"/>
        </w:rPr>
        <w:t>查询语句</w:t>
      </w:r>
      <w:r>
        <w:rPr>
          <w:rFonts w:hint="eastAsia"/>
        </w:rPr>
        <w:t xml:space="preserve">"SELECT COUNT(*) INTO </w:t>
      </w:r>
      <w:proofErr w:type="spellStart"/>
      <w:r>
        <w:rPr>
          <w:rFonts w:hint="eastAsia"/>
        </w:rPr>
        <w:t>orphaned_quality_scores</w:t>
      </w:r>
      <w:proofErr w:type="spellEnd"/>
      <w:r>
        <w:rPr>
          <w:rFonts w:hint="eastAsia"/>
        </w:rPr>
        <w:t xml:space="preserve"> FROM </w:t>
      </w:r>
      <w:proofErr w:type="spellStart"/>
      <w:r>
        <w:rPr>
          <w:rFonts w:hint="eastAsia"/>
        </w:rPr>
        <w:t>poem_quality</w:t>
      </w:r>
      <w:proofErr w:type="spellEnd"/>
      <w:r>
        <w:rPr>
          <w:rFonts w:hint="eastAsia"/>
        </w:rPr>
        <w:t xml:space="preserve"> </w:t>
      </w:r>
      <w:proofErr w:type="spellStart"/>
      <w:r>
        <w:rPr>
          <w:rFonts w:hint="eastAsia"/>
        </w:rPr>
        <w:t>pq</w:t>
      </w:r>
      <w:proofErr w:type="spellEnd"/>
      <w:r>
        <w:rPr>
          <w:rFonts w:hint="eastAsia"/>
        </w:rPr>
        <w:t xml:space="preserve"> LEFT JOIN poems p ON p.id = </w:t>
      </w:r>
      <w:proofErr w:type="spellStart"/>
      <w:r>
        <w:rPr>
          <w:rFonts w:hint="eastAsia"/>
        </w:rPr>
        <w:t>pq.poem_id</w:t>
      </w:r>
      <w:proofErr w:type="spellEnd"/>
      <w:r>
        <w:rPr>
          <w:rFonts w:hint="eastAsia"/>
        </w:rPr>
        <w:t xml:space="preserve"> WHERE p.id IS NULL" </w:t>
      </w:r>
      <w:r>
        <w:rPr>
          <w:rFonts w:hint="eastAsia"/>
        </w:rPr>
        <w:t>来对诗词评分表</w:t>
      </w:r>
      <w:proofErr w:type="spellStart"/>
      <w:r>
        <w:rPr>
          <w:rFonts w:hint="eastAsia"/>
        </w:rPr>
        <w:t>poem_quality</w:t>
      </w:r>
      <w:proofErr w:type="spellEnd"/>
      <w:r>
        <w:rPr>
          <w:rFonts w:hint="eastAsia"/>
        </w:rPr>
        <w:t>和诗词表</w:t>
      </w:r>
      <w:r>
        <w:rPr>
          <w:rFonts w:hint="eastAsia"/>
        </w:rPr>
        <w:t>poems</w:t>
      </w:r>
      <w:r>
        <w:rPr>
          <w:rFonts w:hint="eastAsia"/>
        </w:rPr>
        <w:t>进行左连接操作，依据诗词编号进行连接。这样做的来识别并且统计诗词表里面不存在对应记录的评分数据的数量，然后把结果存到变量</w:t>
      </w:r>
      <w:proofErr w:type="spellStart"/>
      <w:r>
        <w:rPr>
          <w:rFonts w:hint="eastAsia"/>
        </w:rPr>
        <w:t>orphaned_quality_scores</w:t>
      </w:r>
      <w:proofErr w:type="spellEnd"/>
      <w:r>
        <w:rPr>
          <w:rFonts w:hint="eastAsia"/>
        </w:rPr>
        <w:t>里面，像这样不符合关联约束的数据记录被称作</w:t>
      </w:r>
      <w:r>
        <w:rPr>
          <w:rFonts w:hint="eastAsia"/>
        </w:rPr>
        <w:t>"</w:t>
      </w:r>
      <w:r>
        <w:rPr>
          <w:rFonts w:hint="eastAsia"/>
        </w:rPr>
        <w:t>孤立数据</w:t>
      </w:r>
      <w:r>
        <w:rPr>
          <w:rFonts w:hint="eastAsia"/>
        </w:rPr>
        <w:t>"</w:t>
      </w:r>
      <w:r>
        <w:rPr>
          <w:rFonts w:hint="eastAsia"/>
        </w:rPr>
        <w:t>，对这些孤立数据进行系统性检测，一方面可有效识别数据关联方面的异常情况，另一方面也可以为维护数据库的完整性和一致性提供关键的依据。</w:t>
      </w:r>
    </w:p>
    <w:p w:rsidR="0082612F" w:rsidRDefault="00000000">
      <w:pPr>
        <w:ind w:firstLine="480"/>
      </w:pPr>
      <w:r>
        <w:rPr>
          <w:rFonts w:hint="eastAsia"/>
        </w:rPr>
        <w:t>3</w:t>
      </w:r>
      <w:r>
        <w:rPr>
          <w:rFonts w:hint="eastAsia"/>
        </w:rPr>
        <w:t>）评分数据有效性检查</w:t>
      </w:r>
    </w:p>
    <w:p w:rsidR="0082612F" w:rsidRDefault="00000000">
      <w:pPr>
        <w:ind w:firstLine="480"/>
      </w:pPr>
      <w:r>
        <w:rPr>
          <w:rFonts w:hint="eastAsia"/>
        </w:rPr>
        <w:t>本研究执行</w:t>
      </w:r>
      <w:r>
        <w:rPr>
          <w:rFonts w:hint="eastAsia"/>
        </w:rPr>
        <w:t>SQL</w:t>
      </w:r>
      <w:r>
        <w:rPr>
          <w:rFonts w:hint="eastAsia"/>
        </w:rPr>
        <w:t>查询语句</w:t>
      </w:r>
      <w:r>
        <w:rPr>
          <w:rFonts w:hint="eastAsia"/>
        </w:rPr>
        <w:t xml:space="preserve">"SELECT COUNT(*) INTO </w:t>
      </w:r>
      <w:proofErr w:type="spellStart"/>
      <w:r>
        <w:rPr>
          <w:rFonts w:hint="eastAsia"/>
        </w:rPr>
        <w:t>inconsistent_scores</w:t>
      </w:r>
      <w:proofErr w:type="spellEnd"/>
      <w:r>
        <w:rPr>
          <w:rFonts w:hint="eastAsia"/>
        </w:rPr>
        <w:t xml:space="preserve"> FROM </w:t>
      </w:r>
      <w:proofErr w:type="spellStart"/>
      <w:r>
        <w:rPr>
          <w:rFonts w:hint="eastAsia"/>
        </w:rPr>
        <w:t>poem_quality</w:t>
      </w:r>
      <w:proofErr w:type="spellEnd"/>
      <w:r>
        <w:rPr>
          <w:rFonts w:hint="eastAsia"/>
        </w:rPr>
        <w:t xml:space="preserve"> WHERE </w:t>
      </w:r>
      <w:proofErr w:type="spellStart"/>
      <w:r>
        <w:rPr>
          <w:rFonts w:hint="eastAsia"/>
        </w:rPr>
        <w:t>quality_score</w:t>
      </w:r>
      <w:proofErr w:type="spellEnd"/>
      <w:r>
        <w:rPr>
          <w:rFonts w:hint="eastAsia"/>
        </w:rPr>
        <w:t xml:space="preserve"> &gt; 100 OR </w:t>
      </w:r>
      <w:proofErr w:type="spellStart"/>
      <w:r>
        <w:rPr>
          <w:rFonts w:hint="eastAsia"/>
        </w:rPr>
        <w:t>quality_score</w:t>
      </w:r>
      <w:proofErr w:type="spellEnd"/>
      <w:r>
        <w:rPr>
          <w:rFonts w:hint="eastAsia"/>
        </w:rPr>
        <w:t xml:space="preserve"> &lt; 0 OR </w:t>
      </w:r>
      <w:proofErr w:type="spellStart"/>
      <w:r>
        <w:rPr>
          <w:rFonts w:hint="eastAsia"/>
        </w:rPr>
        <w:t>complete_score</w:t>
      </w:r>
      <w:proofErr w:type="spellEnd"/>
      <w:r>
        <w:rPr>
          <w:rFonts w:hint="eastAsia"/>
        </w:rPr>
        <w:t xml:space="preserve"> &gt; 100 </w:t>
      </w:r>
      <w:r>
        <w:rPr>
          <w:rFonts w:hint="eastAsia"/>
        </w:rPr>
        <w:lastRenderedPageBreak/>
        <w:t xml:space="preserve">OR </w:t>
      </w:r>
      <w:proofErr w:type="spellStart"/>
      <w:r>
        <w:rPr>
          <w:rFonts w:hint="eastAsia"/>
        </w:rPr>
        <w:t>complete_score</w:t>
      </w:r>
      <w:proofErr w:type="spellEnd"/>
      <w:r>
        <w:rPr>
          <w:rFonts w:hint="eastAsia"/>
        </w:rPr>
        <w:t xml:space="preserve"> &lt; 0 OR </w:t>
      </w:r>
      <w:proofErr w:type="spellStart"/>
      <w:r>
        <w:rPr>
          <w:rFonts w:hint="eastAsia"/>
        </w:rPr>
        <w:t>accuracy_score</w:t>
      </w:r>
      <w:proofErr w:type="spellEnd"/>
      <w:r>
        <w:rPr>
          <w:rFonts w:hint="eastAsia"/>
        </w:rPr>
        <w:t xml:space="preserve"> &gt; 100 OR </w:t>
      </w:r>
      <w:proofErr w:type="spellStart"/>
      <w:r>
        <w:rPr>
          <w:rFonts w:hint="eastAsia"/>
        </w:rPr>
        <w:t>accuracy_score</w:t>
      </w:r>
      <w:proofErr w:type="spellEnd"/>
      <w:r>
        <w:rPr>
          <w:rFonts w:hint="eastAsia"/>
        </w:rPr>
        <w:t xml:space="preserve"> &lt; 0"</w:t>
      </w:r>
      <w:r>
        <w:rPr>
          <w:rFonts w:hint="eastAsia"/>
        </w:rPr>
        <w:t>，以此对诗词质量评分表里</w:t>
      </w:r>
      <w:proofErr w:type="spellStart"/>
      <w:r>
        <w:rPr>
          <w:rFonts w:hint="eastAsia"/>
        </w:rPr>
        <w:t>quality_score</w:t>
      </w:r>
      <w:proofErr w:type="spellEnd"/>
      <w:r>
        <w:rPr>
          <w:rFonts w:hint="eastAsia"/>
        </w:rPr>
        <w:t>、</w:t>
      </w:r>
      <w:proofErr w:type="spellStart"/>
      <w:r>
        <w:rPr>
          <w:rFonts w:hint="eastAsia"/>
        </w:rPr>
        <w:t>complete_score</w:t>
      </w:r>
      <w:proofErr w:type="spellEnd"/>
      <w:r>
        <w:rPr>
          <w:rFonts w:hint="eastAsia"/>
        </w:rPr>
        <w:t>和</w:t>
      </w:r>
      <w:proofErr w:type="spellStart"/>
      <w:r>
        <w:rPr>
          <w:rFonts w:hint="eastAsia"/>
        </w:rPr>
        <w:t>accuracy_score</w:t>
      </w:r>
      <w:proofErr w:type="spellEnd"/>
      <w:r>
        <w:rPr>
          <w:rFonts w:hint="eastAsia"/>
        </w:rPr>
        <w:t>这三个维度的评分数据展开有效性检验，来识别并且统计超出</w:t>
      </w:r>
      <w:r>
        <w:rPr>
          <w:rFonts w:hint="eastAsia"/>
        </w:rPr>
        <w:t>0</w:t>
      </w:r>
      <w:r>
        <w:rPr>
          <w:rFonts w:hint="eastAsia"/>
        </w:rPr>
        <w:t>到</w:t>
      </w:r>
      <w:r>
        <w:rPr>
          <w:rFonts w:hint="eastAsia"/>
        </w:rPr>
        <w:t>100</w:t>
      </w:r>
      <w:r>
        <w:rPr>
          <w:rFonts w:hint="eastAsia"/>
        </w:rPr>
        <w:t>合理取值范围的异常数据记录。查询结果会存储在</w:t>
      </w:r>
      <w:proofErr w:type="spellStart"/>
      <w:r>
        <w:rPr>
          <w:rFonts w:hint="eastAsia"/>
        </w:rPr>
        <w:t>inconsistent_scores</w:t>
      </w:r>
      <w:proofErr w:type="spellEnd"/>
      <w:r>
        <w:rPr>
          <w:rFonts w:hint="eastAsia"/>
        </w:rPr>
        <w:t>变量中，这一数据验证机制可有效识别异常评分，还可以为后续数据清洗以及质量控制提供关键依据，保证研究数据的准确性与可靠性。</w:t>
      </w:r>
    </w:p>
    <w:p w:rsidR="0082612F" w:rsidRDefault="00000000">
      <w:pPr>
        <w:pStyle w:val="3"/>
        <w:spacing w:before="156" w:after="156"/>
      </w:pPr>
      <w:bookmarkStart w:id="57" w:name="_Toc198018617"/>
      <w:bookmarkStart w:id="58" w:name="_Toc197894538"/>
      <w:r>
        <w:rPr>
          <w:rFonts w:hint="eastAsia"/>
        </w:rPr>
        <w:t>3.3  AI</w:t>
      </w:r>
      <w:r>
        <w:rPr>
          <w:rFonts w:hint="eastAsia"/>
        </w:rPr>
        <w:t>自动评分</w:t>
      </w:r>
      <w:bookmarkEnd w:id="57"/>
      <w:bookmarkEnd w:id="58"/>
    </w:p>
    <w:p w:rsidR="0082612F" w:rsidRDefault="00000000">
      <w:pPr>
        <w:pStyle w:val="af"/>
        <w:spacing w:after="312"/>
        <w:ind w:firstLine="422"/>
        <w:jc w:val="left"/>
        <w:rPr>
          <w:rFonts w:cstheme="minorBidi"/>
          <w:b w:val="0"/>
          <w:sz w:val="24"/>
          <w:szCs w:val="22"/>
        </w:rPr>
      </w:pPr>
      <w:r>
        <w:rPr>
          <w:noProof/>
        </w:rPr>
        <w:drawing>
          <wp:anchor distT="0" distB="0" distL="114300" distR="114300" simplePos="0" relativeHeight="251685888" behindDoc="0" locked="0" layoutInCell="1" allowOverlap="1">
            <wp:simplePos x="0" y="0"/>
            <wp:positionH relativeFrom="margin">
              <wp:posOffset>1938655</wp:posOffset>
            </wp:positionH>
            <wp:positionV relativeFrom="paragraph">
              <wp:posOffset>1126490</wp:posOffset>
            </wp:positionV>
            <wp:extent cx="2197100" cy="4743450"/>
            <wp:effectExtent l="0" t="0" r="0" b="0"/>
            <wp:wrapTopAndBottom/>
            <wp:docPr id="21219041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4104" name="图片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97100" cy="4743450"/>
                    </a:xfrm>
                    <a:prstGeom prst="rect">
                      <a:avLst/>
                    </a:prstGeom>
                    <a:noFill/>
                    <a:ln>
                      <a:noFill/>
                    </a:ln>
                  </pic:spPr>
                </pic:pic>
              </a:graphicData>
            </a:graphic>
          </wp:anchor>
        </w:drawing>
      </w:r>
      <w:r>
        <w:rPr>
          <w:rFonts w:cstheme="minorBidi" w:hint="eastAsia"/>
          <w:b w:val="0"/>
          <w:sz w:val="24"/>
          <w:szCs w:val="22"/>
        </w:rPr>
        <w:t>随着数字技术在人文学科领域不断渗透，本研究构建了一种智能化诗词质量评估系统，该系统以深度学习架构为基础，借助多维</w:t>
      </w:r>
      <w:proofErr w:type="gramStart"/>
      <w:r>
        <w:rPr>
          <w:rFonts w:cstheme="minorBidi" w:hint="eastAsia"/>
          <w:b w:val="0"/>
          <w:sz w:val="24"/>
          <w:szCs w:val="22"/>
        </w:rPr>
        <w:t>度特征</w:t>
      </w:r>
      <w:proofErr w:type="gramEnd"/>
      <w:r>
        <w:rPr>
          <w:rFonts w:cstheme="minorBidi" w:hint="eastAsia"/>
          <w:b w:val="0"/>
          <w:sz w:val="24"/>
          <w:szCs w:val="22"/>
        </w:rPr>
        <w:t>分析框架，达成了对文学作品语言特征、情感维度以及意象构建等核心要素的系统化量化评估，为诗词创作提供了有较高可信效度的客观评价指标。</w:t>
      </w:r>
    </w:p>
    <w:p w:rsidR="0082612F" w:rsidRDefault="00000000">
      <w:pPr>
        <w:pStyle w:val="af"/>
        <w:spacing w:after="312"/>
        <w:ind w:firstLine="422"/>
      </w:pPr>
      <w:r>
        <w:rPr>
          <w:rFonts w:hint="eastAsia"/>
        </w:rPr>
        <w:t>图</w:t>
      </w:r>
      <w:r>
        <w:rPr>
          <w:rFonts w:hint="eastAsia"/>
        </w:rPr>
        <w:t>3-3 AI</w:t>
      </w:r>
      <w:r>
        <w:rPr>
          <w:rFonts w:hint="eastAsia"/>
        </w:rPr>
        <w:t>自动评分逻辑架构</w:t>
      </w:r>
    </w:p>
    <w:p w:rsidR="0082612F" w:rsidRDefault="00000000">
      <w:pPr>
        <w:ind w:firstLine="480"/>
        <w:rPr>
          <w:color w:val="000000" w:themeColor="text1"/>
        </w:rPr>
      </w:pPr>
      <w:r>
        <w:rPr>
          <w:color w:val="000000" w:themeColor="text1"/>
        </w:rPr>
        <w:lastRenderedPageBreak/>
        <w:t>本研究构建的系统采用多阶段处理流程，初始阶段借助文本预处理技术，涉及分词处理与词性标注，系统性提取词汇多样性指数、句法复杂</w:t>
      </w:r>
      <w:proofErr w:type="gramStart"/>
      <w:r>
        <w:rPr>
          <w:color w:val="000000" w:themeColor="text1"/>
        </w:rPr>
        <w:t>度特征</w:t>
      </w:r>
      <w:proofErr w:type="gramEnd"/>
      <w:r>
        <w:rPr>
          <w:color w:val="000000" w:themeColor="text1"/>
        </w:rPr>
        <w:t>等关键文本特征，为后续分析筑牢数据根基，特征提取阶段，系统运用自然语言处理技术逐句解析诗词文本，着重考察修辞手法与语言表达特征。基于情感计算算法，系统实现文本情感极性的精准识别，并对情感表达的层次性与细腻</w:t>
      </w:r>
      <w:proofErr w:type="gramStart"/>
      <w:r>
        <w:rPr>
          <w:color w:val="000000" w:themeColor="text1"/>
        </w:rPr>
        <w:t>度给予</w:t>
      </w:r>
      <w:proofErr w:type="gramEnd"/>
      <w:r>
        <w:rPr>
          <w:color w:val="000000" w:themeColor="text1"/>
        </w:rPr>
        <w:t>量化评估，最终评估阶段，模型整合文学修辞运用度、语言风格辨识度、文化内涵深度等多项评价维度，经加权计算得出诗词作品的综合评价分数。</w:t>
      </w:r>
    </w:p>
    <w:p w:rsidR="0082612F" w:rsidRDefault="00000000">
      <w:pPr>
        <w:pStyle w:val="4"/>
        <w:spacing w:before="156" w:after="156"/>
        <w:ind w:firstLine="480"/>
      </w:pPr>
      <w:r>
        <w:rPr>
          <w:rFonts w:hint="eastAsia"/>
        </w:rPr>
        <w:t xml:space="preserve"> </w:t>
      </w:r>
      <w:bookmarkStart w:id="59" w:name="_Toc198018618"/>
      <w:r>
        <w:rPr>
          <w:rFonts w:hint="eastAsia"/>
        </w:rPr>
        <w:t>3.3.1</w:t>
      </w:r>
      <w:r>
        <w:rPr>
          <w:rFonts w:hint="eastAsia"/>
        </w:rPr>
        <w:t>用户交互设计</w:t>
      </w:r>
      <w:bookmarkEnd w:id="59"/>
    </w:p>
    <w:p w:rsidR="0082612F" w:rsidRDefault="00000000">
      <w:pPr>
        <w:ind w:firstLine="480"/>
      </w:pPr>
      <w:r>
        <w:t>本研究于交互设计方面构建了颇为直观的评分界面系统，借由简化操作流程达成单次点击便可完成诗词文本提交与评分请求的目的，系统响应机制拥有毫秒级反馈能力，在返回评分数值之际生成结构化评估报告，此报告运用非专业化表述形式系统阐述评分维度及标准，能保证用户即时获取评分结果，又能推动其深入了解评价体系内在逻辑。系统创新性地集成了历史数据存储功能，可支持用户对历次评分记录展开回溯性分析，这一设计实现了创作成果的纵向比较，还为用户提供了可视化监测创作能力发展动态的有效途径。</w:t>
      </w:r>
    </w:p>
    <w:p w:rsidR="0082612F" w:rsidRDefault="00000000">
      <w:pPr>
        <w:pStyle w:val="4"/>
        <w:spacing w:before="156" w:after="156"/>
        <w:ind w:firstLine="480"/>
      </w:pPr>
      <w:bookmarkStart w:id="60" w:name="_Toc198018619"/>
      <w:r>
        <w:rPr>
          <w:rFonts w:hint="eastAsia"/>
        </w:rPr>
        <w:t>3.3.2</w:t>
      </w:r>
      <w:r>
        <w:rPr>
          <w:rFonts w:hint="eastAsia"/>
        </w:rPr>
        <w:t>实际应用效果</w:t>
      </w:r>
      <w:bookmarkEnd w:id="60"/>
    </w:p>
    <w:p w:rsidR="0082612F" w:rsidRDefault="00000000">
      <w:pPr>
        <w:ind w:firstLine="480"/>
      </w:pPr>
      <w:r>
        <w:t>实证研究显示，这款人工智能自动评分系统呈现出相当出色的评分准确性，其该系统极大地提高了传统诗词评价流程的工作效率，还为创作者提供了有指导价值的反馈机制，这类反馈信息可有效地引导创作者改进创作技巧并提高作品的艺术表现力，在提升诗词创作质量上发挥着关键作用。</w:t>
      </w:r>
    </w:p>
    <w:p w:rsidR="0082612F" w:rsidRDefault="00000000">
      <w:pPr>
        <w:pStyle w:val="3"/>
        <w:spacing w:before="156" w:after="156"/>
      </w:pPr>
      <w:bookmarkStart w:id="61" w:name="_Toc198018620"/>
      <w:bookmarkStart w:id="62" w:name="_Toc197894539"/>
      <w:r>
        <w:rPr>
          <w:rFonts w:hint="eastAsia"/>
        </w:rPr>
        <w:t xml:space="preserve">3.4 </w:t>
      </w:r>
      <w:r>
        <w:t>性能优化</w:t>
      </w:r>
      <w:bookmarkEnd w:id="61"/>
      <w:bookmarkEnd w:id="62"/>
    </w:p>
    <w:p w:rsidR="0082612F" w:rsidRDefault="00000000">
      <w:pPr>
        <w:pStyle w:val="4"/>
        <w:spacing w:before="156" w:after="156"/>
        <w:ind w:firstLine="480"/>
      </w:pPr>
      <w:bookmarkStart w:id="63" w:name="_Toc198018621"/>
      <w:r>
        <w:rPr>
          <w:rFonts w:hint="eastAsia"/>
        </w:rPr>
        <w:t xml:space="preserve">3.4.1 </w:t>
      </w:r>
      <w:r>
        <w:rPr>
          <w:rFonts w:hint="eastAsia"/>
        </w:rPr>
        <w:t>索引优化</w:t>
      </w:r>
      <w:bookmarkEnd w:id="63"/>
    </w:p>
    <w:p w:rsidR="0082612F" w:rsidRDefault="00000000">
      <w:pPr>
        <w:ind w:firstLine="480"/>
      </w:pPr>
      <w:r>
        <w:rPr>
          <w:rFonts w:hint="eastAsia"/>
        </w:rPr>
        <w:t>索引优化主要集中在四个层面：</w:t>
      </w:r>
    </w:p>
    <w:p w:rsidR="0082612F" w:rsidRDefault="00000000">
      <w:pPr>
        <w:ind w:firstLine="480"/>
      </w:pPr>
      <w:r>
        <w:t>在数据库表结构的设计工作当中，选用自增整型字段当</w:t>
      </w:r>
      <w:proofErr w:type="gramStart"/>
      <w:r>
        <w:t>作主</w:t>
      </w:r>
      <w:proofErr w:type="gramEnd"/>
      <w:r>
        <w:t>键索引，可提升数据插入以及查询操作的执行效率。</w:t>
      </w:r>
    </w:p>
    <w:p w:rsidR="0082612F" w:rsidRDefault="00000000">
      <w:pPr>
        <w:ind w:firstLine="480"/>
      </w:pPr>
      <w:r>
        <w:t>本研究借助于在外键字段之上构建索引结构的方式，使得关联表之间的查询效率得到了提升，优化了数据库系统的整体性能表现。</w:t>
      </w:r>
    </w:p>
    <w:p w:rsidR="0082612F" w:rsidRDefault="00000000">
      <w:pPr>
        <w:ind w:firstLine="480"/>
      </w:pPr>
      <w:r>
        <w:lastRenderedPageBreak/>
        <w:t>为了可在高频查询场景里把检索效率给优化好，此次研究在诗词数据表当中针对朝代与作者字段的组合构建了复合索引结构，此索引策略是把两个有关联的字段进行联合索引，让多条件查询的响应速度得到了提升。</w:t>
      </w:r>
    </w:p>
    <w:p w:rsidR="0082612F" w:rsidRDefault="00000000">
      <w:pPr>
        <w:ind w:firstLine="480"/>
      </w:pPr>
      <w:r>
        <w:t>为了保证数据库表结构的完整性约束得以实现，本研究针对元数据表的关键字段执行了</w:t>
      </w:r>
      <w:r>
        <w:t>UNIQUE KEY</w:t>
      </w:r>
      <w:r>
        <w:t>约束机制，这种设计策略借助强制字段值的唯一性，切实有效地规避了数据冗余问题。</w:t>
      </w:r>
    </w:p>
    <w:p w:rsidR="0082612F" w:rsidRDefault="00000000">
      <w:pPr>
        <w:pStyle w:val="4"/>
        <w:spacing w:before="156" w:after="156"/>
        <w:ind w:firstLine="480"/>
      </w:pPr>
      <w:bookmarkStart w:id="64" w:name="_Toc198018622"/>
      <w:r>
        <w:rPr>
          <w:rFonts w:hint="eastAsia"/>
        </w:rPr>
        <w:t xml:space="preserve">3.4.2 </w:t>
      </w:r>
      <w:r>
        <w:rPr>
          <w:rFonts w:hint="eastAsia"/>
        </w:rPr>
        <w:t>分区策略</w:t>
      </w:r>
      <w:bookmarkEnd w:id="64"/>
    </w:p>
    <w:p w:rsidR="0082612F" w:rsidRDefault="00000000">
      <w:pPr>
        <w:ind w:firstLine="480"/>
      </w:pPr>
      <w:r>
        <w:rPr>
          <w:rFonts w:hint="eastAsia"/>
        </w:rPr>
        <w:t>分区优化主要集中在三个层面：</w:t>
      </w:r>
    </w:p>
    <w:p w:rsidR="0082612F" w:rsidRDefault="00000000">
      <w:pPr>
        <w:ind w:firstLine="480"/>
      </w:pPr>
      <w:r>
        <w:t>时序数据分区策略：对于那些包含时间戳字段的数据表而言，采用基于时间范围的分区方案是比较合适的选择，这样的设计可在一定程度上提升历史数据的归档效率，同时让管理更加便捷。</w:t>
      </w:r>
    </w:p>
    <w:p w:rsidR="0082612F" w:rsidRDefault="00000000">
      <w:pPr>
        <w:ind w:firstLine="480"/>
      </w:pPr>
      <w:r>
        <w:t>数据量调控机制方面：在本研究之中，借助</w:t>
      </w:r>
      <w:r>
        <w:t>cleanupExcessiveData.js</w:t>
      </w:r>
      <w:r>
        <w:t>脚本搭建起了一套智能化的数据量监控系统，此系统有实时检测数据存储规模的能力，当数据量超过预先设定的阈值时，会自动启动数据清理流程。</w:t>
      </w:r>
    </w:p>
    <w:p w:rsidR="0082612F" w:rsidRDefault="00000000">
      <w:pPr>
        <w:ind w:firstLine="480"/>
      </w:pPr>
      <w:r>
        <w:t>在海量数据处理场景里存在中间结果存储需求，本研究提出把临时表用作优化方案，此技术手段可有效提高数据处理效率，还可以降低系统资源消耗。</w:t>
      </w:r>
    </w:p>
    <w:p w:rsidR="0082612F" w:rsidRDefault="00000000">
      <w:pPr>
        <w:pStyle w:val="4"/>
        <w:spacing w:before="156" w:after="156"/>
        <w:ind w:firstLine="480"/>
      </w:pPr>
      <w:bookmarkStart w:id="65" w:name="_Toc198018623"/>
      <w:r>
        <w:rPr>
          <w:rFonts w:hint="eastAsia"/>
        </w:rPr>
        <w:t xml:space="preserve">3.4.3 </w:t>
      </w:r>
      <w:r>
        <w:rPr>
          <w:rFonts w:hint="eastAsia"/>
        </w:rPr>
        <w:t>查询优化</w:t>
      </w:r>
      <w:bookmarkEnd w:id="65"/>
    </w:p>
    <w:p w:rsidR="0082612F" w:rsidRDefault="00000000">
      <w:pPr>
        <w:ind w:firstLine="480"/>
      </w:pPr>
      <w:r>
        <w:t>运用</w:t>
      </w:r>
      <w:r>
        <w:t>COALESCE</w:t>
      </w:r>
      <w:r>
        <w:t>函数来对</w:t>
      </w:r>
      <w:r>
        <w:t>NULL</w:t>
      </w:r>
      <w:r>
        <w:t>值做指定</w:t>
      </w:r>
      <w:proofErr w:type="gramStart"/>
      <w:r>
        <w:t>替代值</w:t>
      </w:r>
      <w:proofErr w:type="gramEnd"/>
      <w:r>
        <w:t>的转换，可切实保障数据处理的完整性和准确性，在数据库查询时，合理运用</w:t>
      </w:r>
      <w:r>
        <w:t>JOIN</w:t>
      </w:r>
      <w:r>
        <w:t>操作可达成多表间的关联查询，引入子查询可细化查询条件并限定结果范围，以此提升数据获取的精确度，为优化查询性能，在</w:t>
      </w:r>
      <w:r>
        <w:t>SQL</w:t>
      </w:r>
      <w:r>
        <w:t>语句里设置合适的</w:t>
      </w:r>
      <w:r>
        <w:t>WHERE</w:t>
      </w:r>
      <w:r>
        <w:t>条件可缩小数据扫描范围，提高查询效率。借助</w:t>
      </w:r>
      <w:r>
        <w:t>LIMIT</w:t>
      </w:r>
      <w:r>
        <w:t>与</w:t>
      </w:r>
      <w:r>
        <w:t>OFFSET</w:t>
      </w:r>
      <w:r>
        <w:t>参数配合使用，可实现查询结果的分页显示，这提高了结果的可读性和可控性，还为大规模数据处理带来便利。</w:t>
      </w:r>
    </w:p>
    <w:p w:rsidR="0082612F" w:rsidRDefault="0082612F">
      <w:pPr>
        <w:ind w:firstLineChars="0" w:firstLine="0"/>
      </w:pPr>
    </w:p>
    <w:p w:rsidR="0082612F" w:rsidRDefault="00000000">
      <w:pPr>
        <w:pStyle w:val="3"/>
        <w:spacing w:before="156" w:after="156"/>
      </w:pPr>
      <w:bookmarkStart w:id="66" w:name="_Toc198018624"/>
      <w:bookmarkStart w:id="67" w:name="_Toc197894540"/>
      <w:r>
        <w:rPr>
          <w:rFonts w:hint="eastAsia"/>
        </w:rPr>
        <w:t>3.5</w:t>
      </w:r>
      <w:r>
        <w:rPr>
          <w:rFonts w:hint="eastAsia"/>
        </w:rPr>
        <w:t>本章总结</w:t>
      </w:r>
      <w:bookmarkEnd w:id="66"/>
      <w:bookmarkEnd w:id="67"/>
    </w:p>
    <w:p w:rsidR="0082612F" w:rsidRDefault="00000000">
      <w:pPr>
        <w:ind w:firstLine="480"/>
      </w:pPr>
      <w:r>
        <w:t>本章全面展示了基于</w:t>
      </w:r>
      <w:r>
        <w:t>MySQL</w:t>
      </w:r>
      <w:r>
        <w:t>平台的数据治理实施方案，主要从数据架构搭建、质量保障体系以及系统性能提高三个方面进行阐述，在架构设计方面，运用分层递进的构</w:t>
      </w:r>
      <w:r>
        <w:lastRenderedPageBreak/>
        <w:t>建方法，从底层数据存储到上层分析应用，都设置了严格的数据完整性约束机制和索引优化方案，对于数据质量管控，构建了包含应用层校验、数据库触发器验证以及约束条件检查的多层次保障系统，同时借助存储过程实现数据一致性的自动化校验。在性能优化阶段，重点研究了索引结构优化、数据分区策略以及查询语句调优等关键技术，以提高系统的数据处理吞吐量和查询响应速度。</w:t>
      </w:r>
    </w:p>
    <w:p w:rsidR="0082612F" w:rsidRDefault="00000000">
      <w:pPr>
        <w:ind w:firstLineChars="0" w:firstLine="0"/>
      </w:pPr>
      <w:r>
        <w:br w:type="page"/>
      </w:r>
    </w:p>
    <w:p w:rsidR="0082612F" w:rsidRDefault="00000000">
      <w:pPr>
        <w:pStyle w:val="2"/>
        <w:ind w:firstLine="720"/>
      </w:pPr>
      <w:bookmarkStart w:id="68" w:name="_Toc198018625"/>
      <w:bookmarkStart w:id="69" w:name="_Toc197894541"/>
      <w:r>
        <w:rPr>
          <w:rFonts w:hint="eastAsia"/>
        </w:rPr>
        <w:lastRenderedPageBreak/>
        <w:t>第</w:t>
      </w:r>
      <w:r>
        <w:rPr>
          <w:rFonts w:hint="eastAsia"/>
        </w:rPr>
        <w:t>4</w:t>
      </w:r>
      <w:r>
        <w:rPr>
          <w:rFonts w:hint="eastAsia"/>
        </w:rPr>
        <w:t>章</w:t>
      </w:r>
      <w:r>
        <w:rPr>
          <w:rFonts w:hint="eastAsia"/>
        </w:rPr>
        <w:t xml:space="preserve"> </w:t>
      </w:r>
      <w:r>
        <w:rPr>
          <w:rFonts w:hint="eastAsia"/>
        </w:rPr>
        <w:t>诗</w:t>
      </w:r>
      <w:proofErr w:type="gramStart"/>
      <w:r>
        <w:rPr>
          <w:rFonts w:hint="eastAsia"/>
        </w:rPr>
        <w:t>酒数据</w:t>
      </w:r>
      <w:proofErr w:type="gramEnd"/>
      <w:r>
        <w:rPr>
          <w:rFonts w:hint="eastAsia"/>
        </w:rPr>
        <w:t>治理与可视分析系统</w:t>
      </w:r>
    </w:p>
    <w:p w:rsidR="0082612F" w:rsidRDefault="00000000">
      <w:pPr>
        <w:pStyle w:val="2"/>
        <w:ind w:firstLine="720"/>
      </w:pPr>
      <w:r>
        <w:rPr>
          <w:rFonts w:hint="eastAsia"/>
        </w:rPr>
        <w:t>详细设计与实现</w:t>
      </w:r>
      <w:bookmarkEnd w:id="68"/>
      <w:bookmarkEnd w:id="69"/>
    </w:p>
    <w:p w:rsidR="0082612F" w:rsidRDefault="00000000">
      <w:pPr>
        <w:ind w:firstLine="480"/>
      </w:pPr>
      <w:r>
        <w:rPr>
          <w:rFonts w:hint="eastAsia"/>
        </w:rPr>
        <w:t>在完成了前文所提及的系统需求分析以及数字治理模型构建之后，此章节将会着重阐述诗</w:t>
      </w:r>
      <w:proofErr w:type="gramStart"/>
      <w:r>
        <w:rPr>
          <w:rFonts w:hint="eastAsia"/>
        </w:rPr>
        <w:t>酒数据</w:t>
      </w:r>
      <w:proofErr w:type="gramEnd"/>
      <w:r>
        <w:rPr>
          <w:rFonts w:hint="eastAsia"/>
        </w:rPr>
        <w:t>可视化分析系统的具体实现办法以及其在数据治理领域的应用设计。</w:t>
      </w:r>
    </w:p>
    <w:p w:rsidR="0082612F" w:rsidRDefault="00000000">
      <w:pPr>
        <w:pStyle w:val="3"/>
        <w:spacing w:before="156" w:after="156"/>
      </w:pPr>
      <w:bookmarkStart w:id="70" w:name="_Toc197894542"/>
      <w:bookmarkStart w:id="71" w:name="_Toc198018626"/>
      <w:r>
        <w:rPr>
          <w:rFonts w:hint="eastAsia"/>
        </w:rPr>
        <w:t xml:space="preserve">4.1 </w:t>
      </w:r>
      <w:r>
        <w:rPr>
          <w:rFonts w:hint="eastAsia"/>
        </w:rPr>
        <w:t>技术</w:t>
      </w:r>
      <w:proofErr w:type="gramStart"/>
      <w:r>
        <w:rPr>
          <w:rFonts w:hint="eastAsia"/>
        </w:rPr>
        <w:t>栈</w:t>
      </w:r>
      <w:proofErr w:type="gramEnd"/>
      <w:r>
        <w:rPr>
          <w:rFonts w:hint="eastAsia"/>
        </w:rPr>
        <w:t>详细设计</w:t>
      </w:r>
      <w:bookmarkEnd w:id="70"/>
      <w:bookmarkEnd w:id="71"/>
    </w:p>
    <w:p w:rsidR="0082612F" w:rsidRDefault="00000000">
      <w:pPr>
        <w:ind w:firstLine="480"/>
      </w:pPr>
      <w:r>
        <w:t>本项目采用现代化的前后端</w:t>
      </w:r>
      <w:r>
        <w:rPr>
          <w:rFonts w:hint="eastAsia"/>
        </w:rPr>
        <w:t>分离的</w:t>
      </w:r>
      <w:r>
        <w:t>技术</w:t>
      </w:r>
      <w:proofErr w:type="gramStart"/>
      <w:r>
        <w:t>栈</w:t>
      </w:r>
      <w:proofErr w:type="gramEnd"/>
      <w:r>
        <w:t>，前端开发选用</w:t>
      </w:r>
      <w:r>
        <w:t>Vue 3.x</w:t>
      </w:r>
      <w:r>
        <w:t>框架并结合</w:t>
      </w:r>
      <w:r>
        <w:t>TypeScript</w:t>
      </w:r>
      <w:r>
        <w:t>语言，借助</w:t>
      </w:r>
      <w:proofErr w:type="spellStart"/>
      <w:r>
        <w:t>Vuex</w:t>
      </w:r>
      <w:proofErr w:type="spellEnd"/>
      <w:r>
        <w:t xml:space="preserve"> 4.x</w:t>
      </w:r>
      <w:r>
        <w:t>来达成应用状态管理，运用</w:t>
      </w:r>
      <w:r>
        <w:t>Vue Router 4.x</w:t>
      </w:r>
      <w:r>
        <w:t>完成路由控制，</w:t>
      </w:r>
      <w:r>
        <w:t>UI</w:t>
      </w:r>
      <w:r>
        <w:t>组件库采用</w:t>
      </w:r>
      <w:r>
        <w:t>Element Plus</w:t>
      </w:r>
      <w:r>
        <w:t>，数据可视化功能借助</w:t>
      </w:r>
      <w:proofErr w:type="spellStart"/>
      <w:r>
        <w:t>ECharts</w:t>
      </w:r>
      <w:proofErr w:type="spellEnd"/>
      <w:r>
        <w:t>实现，</w:t>
      </w:r>
      <w:r>
        <w:t>HTTP</w:t>
      </w:r>
      <w:r>
        <w:t>客户端采用</w:t>
      </w:r>
      <w:r>
        <w:t>Axios</w:t>
      </w:r>
      <w:r>
        <w:t>框架，项目构建工具选用</w:t>
      </w:r>
      <w:r>
        <w:t>Vite</w:t>
      </w:r>
      <w:r>
        <w:t>。后端服务部署在</w:t>
      </w:r>
      <w:r>
        <w:t>Node.js</w:t>
      </w:r>
      <w:r>
        <w:t>运行环境中，将</w:t>
      </w:r>
      <w:r>
        <w:t>Express.js</w:t>
      </w:r>
      <w:r>
        <w:t>当作核心</w:t>
      </w:r>
      <w:r>
        <w:t>Web</w:t>
      </w:r>
      <w:r>
        <w:t>框架，数据库系统采用</w:t>
      </w:r>
      <w:r>
        <w:t>MySQL</w:t>
      </w:r>
      <w:r>
        <w:t>，依靠</w:t>
      </w:r>
      <w:r>
        <w:t>mysql2/promise</w:t>
      </w:r>
      <w:r>
        <w:t>模块实现连接池优化，同时整合</w:t>
      </w:r>
      <w:r>
        <w:t>CORS</w:t>
      </w:r>
      <w:r>
        <w:t>、</w:t>
      </w:r>
      <w:r>
        <w:t>Body Parser</w:t>
      </w:r>
      <w:r>
        <w:t>以及</w:t>
      </w:r>
      <w:r>
        <w:t>Express Router</w:t>
      </w:r>
      <w:r>
        <w:t>等中间件，在数据存储层面，系统以</w:t>
      </w:r>
      <w:r>
        <w:t>MySQL</w:t>
      </w:r>
      <w:r>
        <w:t>关系型数据库为根基，设计了核心数据表结构，以此支持数据治理与分析功能模块的实现。</w:t>
      </w:r>
      <w:r>
        <w:rPr>
          <w:rFonts w:hint="eastAsia"/>
        </w:rPr>
        <w:t xml:space="preserve"> </w:t>
      </w:r>
    </w:p>
    <w:p w:rsidR="0082612F" w:rsidRDefault="00000000">
      <w:pPr>
        <w:pStyle w:val="3"/>
        <w:spacing w:before="156" w:after="156"/>
      </w:pPr>
      <w:bookmarkStart w:id="72" w:name="_Toc198018627"/>
      <w:bookmarkStart w:id="73" w:name="_Toc197894543"/>
      <w:r>
        <w:rPr>
          <w:rFonts w:hint="eastAsia"/>
        </w:rPr>
        <w:t xml:space="preserve">4.2 </w:t>
      </w:r>
      <w:r>
        <w:rPr>
          <w:rFonts w:hint="eastAsia"/>
        </w:rPr>
        <w:t>数据流转流程</w:t>
      </w:r>
      <w:bookmarkEnd w:id="72"/>
      <w:bookmarkEnd w:id="73"/>
    </w:p>
    <w:p w:rsidR="0082612F" w:rsidRDefault="00000000">
      <w:pPr>
        <w:widowControl/>
        <w:ind w:firstLine="480"/>
        <w:jc w:val="left"/>
      </w:pPr>
      <w:r>
        <w:rPr>
          <w:rFonts w:hint="eastAsia"/>
        </w:rPr>
        <w:t>Vue 3</w:t>
      </w:r>
      <w:r>
        <w:rPr>
          <w:rFonts w:hint="eastAsia"/>
        </w:rPr>
        <w:t>框架构建的前端界面在接收用户操作请求后，会利用</w:t>
      </w:r>
      <w:r>
        <w:rPr>
          <w:rFonts w:hint="eastAsia"/>
        </w:rPr>
        <w:t>Axios HTTP</w:t>
      </w:r>
      <w:r>
        <w:rPr>
          <w:rFonts w:hint="eastAsia"/>
        </w:rPr>
        <w:t>客户端把请求传送到</w:t>
      </w:r>
      <w:r>
        <w:rPr>
          <w:rFonts w:hint="eastAsia"/>
        </w:rPr>
        <w:t>Express</w:t>
      </w:r>
      <w:r>
        <w:rPr>
          <w:rFonts w:hint="eastAsia"/>
        </w:rPr>
        <w:t>后端服务器，后端系统会先验证并预处理请求参数，接着按照业务逻辑需求，凭借</w:t>
      </w:r>
      <w:r>
        <w:rPr>
          <w:rFonts w:hint="eastAsia"/>
        </w:rPr>
        <w:t>mysql2/promise</w:t>
      </w:r>
      <w:r>
        <w:rPr>
          <w:rFonts w:hint="eastAsia"/>
        </w:rPr>
        <w:t>连接</w:t>
      </w:r>
      <w:proofErr w:type="gramStart"/>
      <w:r>
        <w:rPr>
          <w:rFonts w:hint="eastAsia"/>
        </w:rPr>
        <w:t>池实现</w:t>
      </w:r>
      <w:proofErr w:type="gramEnd"/>
      <w:r>
        <w:rPr>
          <w:rFonts w:hint="eastAsia"/>
        </w:rPr>
        <w:t>的数据访问层来执行</w:t>
      </w:r>
      <w:r>
        <w:rPr>
          <w:rFonts w:hint="eastAsia"/>
        </w:rPr>
        <w:t>MySQL</w:t>
      </w:r>
      <w:r>
        <w:rPr>
          <w:rFonts w:hint="eastAsia"/>
        </w:rPr>
        <w:t>数据库的</w:t>
      </w:r>
      <w:proofErr w:type="gramStart"/>
      <w:r>
        <w:rPr>
          <w:rFonts w:hint="eastAsia"/>
        </w:rPr>
        <w:t>增删改查操作</w:t>
      </w:r>
      <w:proofErr w:type="gramEnd"/>
      <w:r>
        <w:rPr>
          <w:rFonts w:hint="eastAsia"/>
        </w:rPr>
        <w:t>。对于需要深入分析的数据内容，系统会把它推送到</w:t>
      </w:r>
      <w:r>
        <w:rPr>
          <w:rFonts w:hint="eastAsia"/>
        </w:rPr>
        <w:t>AI</w:t>
      </w:r>
      <w:r>
        <w:rPr>
          <w:rFonts w:hint="eastAsia"/>
        </w:rPr>
        <w:t>分析层进行多维度处理，像构建诗词质量评价体系、量化诗人影响力以及识别酒文化特征等核心功能，经过业务逻辑层整合分析结果和原始数据后，系统会把最终数据包返回给前端，前端应用借助</w:t>
      </w:r>
      <w:proofErr w:type="spellStart"/>
      <w:r>
        <w:rPr>
          <w:rFonts w:hint="eastAsia"/>
        </w:rPr>
        <w:t>Vuex</w:t>
      </w:r>
      <w:proofErr w:type="spellEnd"/>
      <w:r>
        <w:rPr>
          <w:rFonts w:hint="eastAsia"/>
        </w:rPr>
        <w:t>状态管理工具统一管理数据，并用</w:t>
      </w:r>
      <w:proofErr w:type="spellStart"/>
      <w:r>
        <w:rPr>
          <w:rFonts w:hint="eastAsia"/>
        </w:rPr>
        <w:t>ECharts</w:t>
      </w:r>
      <w:proofErr w:type="spellEnd"/>
      <w:r>
        <w:rPr>
          <w:rFonts w:hint="eastAsia"/>
        </w:rPr>
        <w:t>等可视化技术将处理结果以多维图表、地理信息图谱及关联网络等形式展示给终端用户，实现完整的数据闭环流转。在整个流程里，系统依靠实施多层级验证机制、缓存优化策略以及异常处理方案，有效保证了数据传输的准确性和系统运行的高效性。</w:t>
      </w:r>
    </w:p>
    <w:p w:rsidR="0082612F" w:rsidRDefault="00000000">
      <w:pPr>
        <w:pStyle w:val="af"/>
        <w:spacing w:after="312"/>
        <w:ind w:firstLine="422"/>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130810</wp:posOffset>
            </wp:positionV>
            <wp:extent cx="5753100" cy="3286125"/>
            <wp:effectExtent l="0" t="0" r="0" b="0"/>
            <wp:wrapTopAndBottom/>
            <wp:docPr id="2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descr="IMG_256"/>
                    <pic:cNvPicPr>
                      <a:picLocks noChangeAspect="1"/>
                    </pic:cNvPicPr>
                  </pic:nvPicPr>
                  <pic:blipFill>
                    <a:blip r:embed="rId41"/>
                    <a:stretch>
                      <a:fillRect/>
                    </a:stretch>
                  </pic:blipFill>
                  <pic:spPr>
                    <a:xfrm>
                      <a:off x="0" y="0"/>
                      <a:ext cx="5753100" cy="3286125"/>
                    </a:xfrm>
                    <a:prstGeom prst="rect">
                      <a:avLst/>
                    </a:prstGeom>
                    <a:noFill/>
                    <a:ln w="9525">
                      <a:noFill/>
                    </a:ln>
                  </pic:spPr>
                </pic:pic>
              </a:graphicData>
            </a:graphic>
          </wp:anchor>
        </w:drawing>
      </w:r>
      <w:r>
        <w:rPr>
          <w:rFonts w:hint="eastAsia"/>
        </w:rPr>
        <w:t>图</w:t>
      </w:r>
      <w:r>
        <w:rPr>
          <w:rFonts w:hint="eastAsia"/>
        </w:rPr>
        <w:t xml:space="preserve">4-1 </w:t>
      </w:r>
      <w:r>
        <w:rPr>
          <w:rFonts w:hint="eastAsia"/>
        </w:rPr>
        <w:t>数据流转流程设计</w:t>
      </w:r>
    </w:p>
    <w:p w:rsidR="0082612F" w:rsidRDefault="00000000">
      <w:pPr>
        <w:pStyle w:val="3"/>
        <w:spacing w:before="156" w:after="156"/>
      </w:pPr>
      <w:bookmarkStart w:id="74" w:name="_Toc198018628"/>
      <w:bookmarkStart w:id="75" w:name="_Toc197894544"/>
      <w:r>
        <w:rPr>
          <w:rFonts w:hint="eastAsia"/>
        </w:rPr>
        <w:t xml:space="preserve">4.3 </w:t>
      </w:r>
      <w:r>
        <w:rPr>
          <w:rFonts w:hint="eastAsia"/>
        </w:rPr>
        <w:t>系统界面介绍</w:t>
      </w:r>
      <w:bookmarkEnd w:id="74"/>
      <w:bookmarkEnd w:id="75"/>
    </w:p>
    <w:p w:rsidR="0082612F" w:rsidRDefault="00000000">
      <w:pPr>
        <w:pStyle w:val="4"/>
        <w:spacing w:before="156" w:after="156"/>
        <w:ind w:firstLine="480"/>
      </w:pPr>
      <w:bookmarkStart w:id="76" w:name="_Toc198018629"/>
      <w:r>
        <w:rPr>
          <w:rFonts w:hint="eastAsia"/>
        </w:rPr>
        <w:t xml:space="preserve">4.3.1 </w:t>
      </w:r>
      <w:r>
        <w:rPr>
          <w:rFonts w:hint="eastAsia"/>
        </w:rPr>
        <w:t>主界面介绍</w:t>
      </w:r>
      <w:bookmarkEnd w:id="76"/>
    </w:p>
    <w:p w:rsidR="0082612F" w:rsidRDefault="00000000">
      <w:pPr>
        <w:ind w:firstLine="480"/>
      </w:pPr>
      <w:r>
        <w:rPr>
          <w:rFonts w:hint="eastAsia"/>
        </w:rPr>
        <w:t>如图</w:t>
      </w:r>
      <w:r>
        <w:rPr>
          <w:rFonts w:hint="eastAsia"/>
        </w:rPr>
        <w:t>4-2</w:t>
      </w:r>
      <w:r>
        <w:rPr>
          <w:rFonts w:hint="eastAsia"/>
        </w:rPr>
        <w:t>呈现的那样，系统主界面运用元数据管理架构来设计，此界面可供用户针对诗人元数据以及诗词元数据等各种元数据字段开展可视化操作，全部的操作指令借助</w:t>
      </w:r>
      <w:r>
        <w:rPr>
          <w:rFonts w:hint="eastAsia"/>
        </w:rPr>
        <w:t>node.js</w:t>
      </w:r>
      <w:r>
        <w:rPr>
          <w:rFonts w:hint="eastAsia"/>
        </w:rPr>
        <w:t>技术实时同步到后端数据库，以此达成动态更新，系统拥有操作审计功能，可自动记录操作对象和相应时间戳，相关日志信息可查看图</w:t>
      </w:r>
      <w:r>
        <w:rPr>
          <w:rFonts w:hint="eastAsia"/>
        </w:rPr>
        <w:t>4-3</w:t>
      </w:r>
      <w:r>
        <w:rPr>
          <w:rFonts w:hint="eastAsia"/>
        </w:rPr>
        <w:t>所示的系统界面截图。</w:t>
      </w:r>
    </w:p>
    <w:p w:rsidR="0082612F" w:rsidRDefault="0082612F">
      <w:pPr>
        <w:ind w:firstLine="480"/>
      </w:pPr>
    </w:p>
    <w:p w:rsidR="0082612F" w:rsidRDefault="0082612F">
      <w:pPr>
        <w:pStyle w:val="af"/>
        <w:spacing w:after="312"/>
        <w:ind w:firstLine="422"/>
      </w:pPr>
    </w:p>
    <w:p w:rsidR="0082612F" w:rsidRDefault="00000000">
      <w:pPr>
        <w:pStyle w:val="af"/>
        <w:spacing w:after="312"/>
        <w:ind w:firstLine="422"/>
        <w:rPr>
          <w:rFonts w:eastAsia="黑体" w:cs="Times New Roman"/>
          <w:szCs w:val="28"/>
        </w:rPr>
      </w:pPr>
      <w:r>
        <w:rPr>
          <w:noProof/>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5753100" cy="2548890"/>
            <wp:effectExtent l="0" t="0" r="0"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3100" cy="2548890"/>
                    </a:xfrm>
                    <a:prstGeom prst="rect">
                      <a:avLst/>
                    </a:prstGeom>
                  </pic:spPr>
                </pic:pic>
              </a:graphicData>
            </a:graphic>
          </wp:anchor>
        </w:drawing>
      </w: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2995295</wp:posOffset>
            </wp:positionV>
            <wp:extent cx="5760720" cy="2414270"/>
            <wp:effectExtent l="0" t="0" r="0" b="5080"/>
            <wp:wrapTopAndBottom/>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3"/>
                    <a:stretch>
                      <a:fillRect/>
                    </a:stretch>
                  </pic:blipFill>
                  <pic:spPr>
                    <a:xfrm>
                      <a:off x="0" y="0"/>
                      <a:ext cx="5760720" cy="2414270"/>
                    </a:xfrm>
                    <a:prstGeom prst="rect">
                      <a:avLst/>
                    </a:prstGeom>
                    <a:noFill/>
                    <a:ln>
                      <a:noFill/>
                    </a:ln>
                  </pic:spPr>
                </pic:pic>
              </a:graphicData>
            </a:graphic>
          </wp:anchor>
        </w:drawing>
      </w:r>
      <w:r>
        <w:rPr>
          <w:rFonts w:hint="eastAsia"/>
        </w:rPr>
        <w:t>图</w:t>
      </w:r>
      <w:r>
        <w:rPr>
          <w:rFonts w:hint="eastAsia"/>
        </w:rPr>
        <w:t xml:space="preserve">4-2 </w:t>
      </w:r>
      <w:r>
        <w:rPr>
          <w:rFonts w:hint="eastAsia"/>
        </w:rPr>
        <w:t>元数据管理界面</w:t>
      </w:r>
    </w:p>
    <w:p w:rsidR="0082612F" w:rsidRDefault="00000000">
      <w:pPr>
        <w:pStyle w:val="af"/>
        <w:spacing w:after="312"/>
        <w:ind w:firstLine="422"/>
      </w:pPr>
      <w:r>
        <w:rPr>
          <w:rFonts w:hint="eastAsia"/>
        </w:rPr>
        <w:t>图</w:t>
      </w:r>
      <w:r>
        <w:rPr>
          <w:rFonts w:hint="eastAsia"/>
        </w:rPr>
        <w:t xml:space="preserve">4-3 </w:t>
      </w:r>
      <w:r>
        <w:rPr>
          <w:rFonts w:hint="eastAsia"/>
        </w:rPr>
        <w:t>元数据管理操作界面</w:t>
      </w:r>
    </w:p>
    <w:p w:rsidR="0082612F" w:rsidRDefault="00000000">
      <w:pPr>
        <w:pStyle w:val="4"/>
        <w:spacing w:before="156" w:after="156"/>
        <w:ind w:firstLine="480"/>
      </w:pPr>
      <w:bookmarkStart w:id="77" w:name="_Toc198018630"/>
      <w:r>
        <w:rPr>
          <w:rFonts w:hint="eastAsia"/>
        </w:rPr>
        <w:t xml:space="preserve">4.3.2 </w:t>
      </w:r>
      <w:r>
        <w:rPr>
          <w:rFonts w:hint="eastAsia"/>
        </w:rPr>
        <w:t>数据质量管理界面</w:t>
      </w:r>
      <w:bookmarkEnd w:id="77"/>
    </w:p>
    <w:p w:rsidR="0082612F" w:rsidRDefault="00000000">
      <w:pPr>
        <w:ind w:firstLine="480"/>
      </w:pPr>
      <w:r>
        <w:rPr>
          <w:rFonts w:hint="eastAsia"/>
        </w:rPr>
        <w:t>本研究</w:t>
      </w:r>
      <w:proofErr w:type="gramStart"/>
      <w:r>
        <w:rPr>
          <w:rFonts w:hint="eastAsia"/>
        </w:rPr>
        <w:t>运用双维度</w:t>
      </w:r>
      <w:proofErr w:type="gramEnd"/>
      <w:r>
        <w:rPr>
          <w:rFonts w:hint="eastAsia"/>
        </w:rPr>
        <w:t>数据管理体系，依靠诗词质量数据跟诗人评价数据这两个结构化数据表达成界面数据的质量控制，在构建评价指标体系时，诗词质量维度挑选完整性、准确性以及总体质量当作核心评价指标，诗人评价维度则重点</w:t>
      </w:r>
      <w:proofErr w:type="gramStart"/>
      <w:r>
        <w:rPr>
          <w:rFonts w:hint="eastAsia"/>
        </w:rPr>
        <w:t>考量</w:t>
      </w:r>
      <w:proofErr w:type="gramEnd"/>
      <w:r>
        <w:rPr>
          <w:rFonts w:hint="eastAsia"/>
        </w:rPr>
        <w:t>创作水平、历史影响力以及时代价值等关键要素，鉴于当下缺少统一的评价标准，本研究创新地运用人工智能技术，依据“中国诗词大会”和“百家讲坛”等专业诗歌鉴赏节目的大量数据，借助深度学习算法创建评价模型，最终形成有可操作性的量化评价体系。</w:t>
      </w:r>
    </w:p>
    <w:p w:rsidR="0082612F" w:rsidRDefault="00000000">
      <w:pPr>
        <w:ind w:firstLine="480"/>
      </w:pPr>
      <w:r>
        <w:rPr>
          <w:noProof/>
        </w:rPr>
        <w:lastRenderedPageBreak/>
        <w:drawing>
          <wp:anchor distT="0" distB="0" distL="114300" distR="114300" simplePos="0" relativeHeight="251681792" behindDoc="0" locked="0" layoutInCell="1" allowOverlap="1">
            <wp:simplePos x="0" y="0"/>
            <wp:positionH relativeFrom="margin">
              <wp:posOffset>-1270</wp:posOffset>
            </wp:positionH>
            <wp:positionV relativeFrom="paragraph">
              <wp:posOffset>0</wp:posOffset>
            </wp:positionV>
            <wp:extent cx="5760720" cy="282638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26385"/>
                    </a:xfrm>
                    <a:prstGeom prst="rect">
                      <a:avLst/>
                    </a:prstGeom>
                  </pic:spPr>
                </pic:pic>
              </a:graphicData>
            </a:graphic>
          </wp:anchor>
        </w:drawing>
      </w:r>
    </w:p>
    <w:p w:rsidR="0082612F" w:rsidRDefault="00000000">
      <w:pPr>
        <w:pStyle w:val="af"/>
        <w:spacing w:after="312"/>
        <w:ind w:firstLine="422"/>
      </w:pPr>
      <w:r>
        <w:rPr>
          <w:rFonts w:hint="eastAsia"/>
        </w:rPr>
        <w:t>图</w:t>
      </w:r>
      <w:r>
        <w:rPr>
          <w:rFonts w:hint="eastAsia"/>
        </w:rPr>
        <w:t xml:space="preserve">4-4 </w:t>
      </w:r>
      <w:r>
        <w:rPr>
          <w:rFonts w:hint="eastAsia"/>
        </w:rPr>
        <w:t>数据质量管理界面</w:t>
      </w:r>
    </w:p>
    <w:p w:rsidR="0082612F" w:rsidRDefault="00000000">
      <w:pPr>
        <w:ind w:firstLine="480"/>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1409700</wp:posOffset>
            </wp:positionV>
            <wp:extent cx="5760720" cy="294132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anchor>
        </w:drawing>
      </w:r>
      <w:r>
        <w:rPr>
          <w:rFonts w:hint="eastAsia"/>
        </w:rPr>
        <w:t>本研究创建了多维度的诗人筛选机制，借助关键词检索、朝代归属以及时代价值评估等核心维</w:t>
      </w:r>
      <w:proofErr w:type="gramStart"/>
      <w:r>
        <w:rPr>
          <w:rFonts w:hint="eastAsia"/>
        </w:rPr>
        <w:t>度达成</w:t>
      </w:r>
      <w:proofErr w:type="gramEnd"/>
      <w:r>
        <w:rPr>
          <w:rFonts w:hint="eastAsia"/>
        </w:rPr>
        <w:t>精准数据提取，系统有可视化评价体系的详细展示功能，用户能依靠点击详情按钮查看完整的评估框架，平台还提供智能化质量报告生成服务，可以将当前页面数据的综合评价得分、各朝代评分分布特征以及时代价值构成比例以图形化形式呈现出来。</w:t>
      </w:r>
    </w:p>
    <w:p w:rsidR="0082612F" w:rsidRDefault="00000000">
      <w:pPr>
        <w:pStyle w:val="af"/>
        <w:spacing w:after="312"/>
        <w:ind w:firstLine="422"/>
      </w:pPr>
      <w:r>
        <w:rPr>
          <w:rFonts w:hint="eastAsia"/>
        </w:rPr>
        <w:t>图</w:t>
      </w:r>
      <w:r>
        <w:rPr>
          <w:rFonts w:hint="eastAsia"/>
        </w:rPr>
        <w:t xml:space="preserve">4-5 </w:t>
      </w:r>
      <w:r>
        <w:rPr>
          <w:rFonts w:hint="eastAsia"/>
        </w:rPr>
        <w:t>筛选数据</w:t>
      </w:r>
    </w:p>
    <w:p w:rsidR="0082612F" w:rsidRDefault="00000000">
      <w:pPr>
        <w:pStyle w:val="af"/>
        <w:spacing w:after="312"/>
        <w:ind w:firstLine="422"/>
      </w:pPr>
      <w:r>
        <w:rPr>
          <w:noProof/>
        </w:rPr>
        <w:lastRenderedPageBreak/>
        <w:drawing>
          <wp:anchor distT="0" distB="0" distL="114300" distR="114300" simplePos="0" relativeHeight="251671552" behindDoc="0" locked="0" layoutInCell="1" allowOverlap="1">
            <wp:simplePos x="0" y="0"/>
            <wp:positionH relativeFrom="column">
              <wp:posOffset>24765</wp:posOffset>
            </wp:positionH>
            <wp:positionV relativeFrom="paragraph">
              <wp:posOffset>3015615</wp:posOffset>
            </wp:positionV>
            <wp:extent cx="5743575" cy="3567430"/>
            <wp:effectExtent l="0" t="0" r="9525" b="127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6"/>
                    <a:stretch>
                      <a:fillRect/>
                    </a:stretch>
                  </pic:blipFill>
                  <pic:spPr>
                    <a:xfrm>
                      <a:off x="0" y="0"/>
                      <a:ext cx="5743575" cy="356743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simplePos x="0" y="0"/>
            <wp:positionH relativeFrom="column">
              <wp:posOffset>88265</wp:posOffset>
            </wp:positionH>
            <wp:positionV relativeFrom="paragraph">
              <wp:posOffset>107315</wp:posOffset>
            </wp:positionV>
            <wp:extent cx="5754370" cy="2153920"/>
            <wp:effectExtent l="0" t="0" r="11430" b="5080"/>
            <wp:wrapTopAndBottom/>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47"/>
                    <a:stretch>
                      <a:fillRect/>
                    </a:stretch>
                  </pic:blipFill>
                  <pic:spPr>
                    <a:xfrm>
                      <a:off x="0" y="0"/>
                      <a:ext cx="5754370" cy="2153920"/>
                    </a:xfrm>
                    <a:prstGeom prst="rect">
                      <a:avLst/>
                    </a:prstGeom>
                    <a:noFill/>
                    <a:ln>
                      <a:noFill/>
                    </a:ln>
                  </pic:spPr>
                </pic:pic>
              </a:graphicData>
            </a:graphic>
          </wp:anchor>
        </w:drawing>
      </w:r>
      <w:r>
        <w:rPr>
          <w:rFonts w:hint="eastAsia"/>
        </w:rPr>
        <w:t>图</w:t>
      </w:r>
      <w:r>
        <w:rPr>
          <w:rFonts w:hint="eastAsia"/>
        </w:rPr>
        <w:t xml:space="preserve">4-6 </w:t>
      </w:r>
      <w:r>
        <w:rPr>
          <w:rFonts w:hint="eastAsia"/>
        </w:rPr>
        <w:t>评价体系查看</w:t>
      </w:r>
    </w:p>
    <w:p w:rsidR="0082612F" w:rsidRDefault="0082612F">
      <w:pPr>
        <w:pStyle w:val="af"/>
        <w:spacing w:after="312"/>
        <w:ind w:firstLine="422"/>
      </w:pPr>
    </w:p>
    <w:p w:rsidR="0082612F" w:rsidRDefault="00000000">
      <w:pPr>
        <w:pStyle w:val="af"/>
        <w:spacing w:after="312"/>
        <w:ind w:firstLine="422"/>
      </w:pPr>
      <w:r>
        <w:rPr>
          <w:rFonts w:hint="eastAsia"/>
        </w:rPr>
        <w:t>图</w:t>
      </w:r>
      <w:r>
        <w:rPr>
          <w:rFonts w:hint="eastAsia"/>
        </w:rPr>
        <w:t xml:space="preserve">4-7 </w:t>
      </w:r>
      <w:r>
        <w:rPr>
          <w:rFonts w:hint="eastAsia"/>
        </w:rPr>
        <w:t>质量报告查看</w:t>
      </w:r>
    </w:p>
    <w:p w:rsidR="0082612F" w:rsidRDefault="00000000">
      <w:pPr>
        <w:ind w:firstLine="480"/>
      </w:pPr>
      <w:r>
        <w:rPr>
          <w:rFonts w:hint="eastAsia"/>
        </w:rPr>
        <w:t>为了让评估效率得到的提升，此次研究运用了基于</w:t>
      </w:r>
      <w:proofErr w:type="spellStart"/>
      <w:r>
        <w:rPr>
          <w:rFonts w:hint="eastAsia"/>
        </w:rPr>
        <w:t>deepseek</w:t>
      </w:r>
      <w:proofErr w:type="spellEnd"/>
      <w:r>
        <w:rPr>
          <w:rFonts w:hint="eastAsia"/>
        </w:rPr>
        <w:t xml:space="preserve"> API</w:t>
      </w:r>
      <w:r>
        <w:rPr>
          <w:rFonts w:hint="eastAsia"/>
        </w:rPr>
        <w:t>构建的智能化评分系统，就如同图</w:t>
      </w:r>
      <w:r>
        <w:rPr>
          <w:rFonts w:hint="eastAsia"/>
        </w:rPr>
        <w:t>4-8</w:t>
      </w:r>
      <w:r>
        <w:rPr>
          <w:rFonts w:hint="eastAsia"/>
        </w:rPr>
        <w:t>呈现的那样，这个系统可支持借助点击操作达成数据的实时自动评</w:t>
      </w:r>
      <w:r>
        <w:rPr>
          <w:noProof/>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374015</wp:posOffset>
            </wp:positionV>
            <wp:extent cx="5743575" cy="3145155"/>
            <wp:effectExtent l="0" t="0" r="9525" b="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8"/>
                    <a:stretch>
                      <a:fillRect/>
                    </a:stretch>
                  </pic:blipFill>
                  <pic:spPr>
                    <a:xfrm>
                      <a:off x="0" y="0"/>
                      <a:ext cx="5743575" cy="3145155"/>
                    </a:xfrm>
                    <a:prstGeom prst="rect">
                      <a:avLst/>
                    </a:prstGeom>
                    <a:noFill/>
                    <a:ln>
                      <a:noFill/>
                    </a:ln>
                  </pic:spPr>
                </pic:pic>
              </a:graphicData>
            </a:graphic>
          </wp:anchor>
        </w:drawing>
      </w:r>
      <w:r>
        <w:rPr>
          <w:rFonts w:hint="eastAsia"/>
        </w:rPr>
        <w:t>分功能。</w:t>
      </w:r>
    </w:p>
    <w:p w:rsidR="0082612F" w:rsidRDefault="00000000">
      <w:pPr>
        <w:pStyle w:val="af"/>
        <w:spacing w:after="312"/>
        <w:ind w:firstLine="422"/>
      </w:pPr>
      <w:r>
        <w:rPr>
          <w:rFonts w:hint="eastAsia"/>
        </w:rPr>
        <w:t>图</w:t>
      </w:r>
      <w:r>
        <w:rPr>
          <w:rFonts w:hint="eastAsia"/>
        </w:rPr>
        <w:t>4-8  AI</w:t>
      </w:r>
      <w:r>
        <w:rPr>
          <w:rFonts w:hint="eastAsia"/>
        </w:rPr>
        <w:t>自动评分</w:t>
      </w:r>
    </w:p>
    <w:p w:rsidR="0082612F" w:rsidRDefault="00000000">
      <w:pPr>
        <w:pStyle w:val="4"/>
        <w:spacing w:before="156" w:after="156"/>
        <w:ind w:firstLine="480"/>
      </w:pPr>
      <w:bookmarkStart w:id="78" w:name="_Toc198018631"/>
      <w:r>
        <w:rPr>
          <w:rFonts w:hint="eastAsia"/>
        </w:rPr>
        <w:t xml:space="preserve">4.3.3 </w:t>
      </w:r>
      <w:r>
        <w:rPr>
          <w:rFonts w:hint="eastAsia"/>
        </w:rPr>
        <w:t>标准层管理界面</w:t>
      </w:r>
      <w:bookmarkEnd w:id="78"/>
    </w:p>
    <w:p w:rsidR="0082612F" w:rsidRDefault="00000000">
      <w:pPr>
        <w:ind w:firstLine="480"/>
      </w:pPr>
      <w:r>
        <w:rPr>
          <w:noProof/>
        </w:rPr>
        <w:drawing>
          <wp:anchor distT="0" distB="0" distL="114300" distR="114300" simplePos="0" relativeHeight="251683840" behindDoc="0" locked="0" layoutInCell="1" allowOverlap="1">
            <wp:simplePos x="0" y="0"/>
            <wp:positionH relativeFrom="margin">
              <wp:align>right</wp:align>
            </wp:positionH>
            <wp:positionV relativeFrom="paragraph">
              <wp:posOffset>942340</wp:posOffset>
            </wp:positionV>
            <wp:extent cx="5753100" cy="2623185"/>
            <wp:effectExtent l="0" t="0" r="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6975" cy="2625392"/>
                    </a:xfrm>
                    <a:prstGeom prst="rect">
                      <a:avLst/>
                    </a:prstGeom>
                  </pic:spPr>
                </pic:pic>
              </a:graphicData>
            </a:graphic>
          </wp:anchor>
        </w:drawing>
      </w:r>
      <w:r>
        <w:rPr>
          <w:rFonts w:hint="eastAsia"/>
        </w:rPr>
        <w:t>如图</w:t>
      </w:r>
      <w:r>
        <w:rPr>
          <w:rFonts w:hint="eastAsia"/>
        </w:rPr>
        <w:t>4 - 9</w:t>
      </w:r>
      <w:r>
        <w:rPr>
          <w:rFonts w:hint="eastAsia"/>
        </w:rPr>
        <w:t>所呈现的内容可以看到，此系统的标准层管理界面达成了诗词数据以及诗人数据的分类管理功能，当用户于元数据管理界面完成元数据录入之后，可借助标准层数据界面来执行囊括数据维护以及查询等各项操作。</w:t>
      </w:r>
    </w:p>
    <w:p w:rsidR="0082612F" w:rsidRDefault="00000000">
      <w:pPr>
        <w:pStyle w:val="af"/>
        <w:spacing w:after="312"/>
        <w:ind w:firstLine="422"/>
      </w:pPr>
      <w:r>
        <w:rPr>
          <w:rFonts w:hint="eastAsia"/>
        </w:rPr>
        <w:t>图</w:t>
      </w:r>
      <w:r>
        <w:rPr>
          <w:rFonts w:hint="eastAsia"/>
        </w:rPr>
        <w:t xml:space="preserve">4-9 </w:t>
      </w:r>
      <w:r>
        <w:rPr>
          <w:rFonts w:hint="eastAsia"/>
        </w:rPr>
        <w:t>标准层管理</w:t>
      </w:r>
      <w:r>
        <w:rPr>
          <w:rFonts w:hint="eastAsia"/>
        </w:rPr>
        <w:t>-</w:t>
      </w:r>
      <w:r>
        <w:rPr>
          <w:rFonts w:hint="eastAsia"/>
        </w:rPr>
        <w:t>诗词数据</w:t>
      </w:r>
      <w:r>
        <w:rPr>
          <w:rFonts w:hint="eastAsia"/>
        </w:rPr>
        <w:t>-</w:t>
      </w:r>
      <w:r>
        <w:rPr>
          <w:rFonts w:hint="eastAsia"/>
        </w:rPr>
        <w:t>数据筛选操作</w:t>
      </w:r>
    </w:p>
    <w:p w:rsidR="0082612F" w:rsidRDefault="00000000">
      <w:pPr>
        <w:ind w:firstLine="480"/>
      </w:pPr>
      <w:r>
        <w:rPr>
          <w:rFonts w:hint="eastAsia"/>
        </w:rPr>
        <w:lastRenderedPageBreak/>
        <w:t>对于诗歌以及诗人这类操作对象而言，系统设置了编辑功能按钮来达成数据修改的目的，所有发生变更的信息都会实时同步到后台数据库，以此有效落实数据治理的基本准则，具体的实现方式如图</w:t>
      </w:r>
      <w:r>
        <w:rPr>
          <w:rFonts w:hint="eastAsia"/>
        </w:rPr>
        <w:t>4-10</w:t>
      </w:r>
      <w:r>
        <w:rPr>
          <w:rFonts w:hint="eastAsia"/>
        </w:rPr>
        <w:t>所示。</w:t>
      </w:r>
    </w:p>
    <w:p w:rsidR="0082612F" w:rsidRDefault="0082612F">
      <w:pPr>
        <w:ind w:firstLine="480"/>
      </w:pPr>
    </w:p>
    <w:p w:rsidR="0082612F" w:rsidRDefault="00000000">
      <w:pPr>
        <w:pStyle w:val="af"/>
        <w:spacing w:after="312"/>
        <w:ind w:firstLine="422"/>
      </w:pPr>
      <w:r>
        <w:rPr>
          <w:noProof/>
        </w:rPr>
        <w:drawing>
          <wp:anchor distT="0" distB="0" distL="114300" distR="114300" simplePos="0" relativeHeight="251664384" behindDoc="0" locked="0" layoutInCell="1" allowOverlap="1">
            <wp:simplePos x="0" y="0"/>
            <wp:positionH relativeFrom="column">
              <wp:posOffset>7620</wp:posOffset>
            </wp:positionH>
            <wp:positionV relativeFrom="paragraph">
              <wp:posOffset>-59055</wp:posOffset>
            </wp:positionV>
            <wp:extent cx="5758815" cy="3534410"/>
            <wp:effectExtent l="0" t="0" r="6985" b="8890"/>
            <wp:wrapTopAndBottom/>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50"/>
                    <a:stretch>
                      <a:fillRect/>
                    </a:stretch>
                  </pic:blipFill>
                  <pic:spPr>
                    <a:xfrm>
                      <a:off x="0" y="0"/>
                      <a:ext cx="5758815" cy="3534410"/>
                    </a:xfrm>
                    <a:prstGeom prst="rect">
                      <a:avLst/>
                    </a:prstGeom>
                    <a:noFill/>
                    <a:ln>
                      <a:noFill/>
                    </a:ln>
                  </pic:spPr>
                </pic:pic>
              </a:graphicData>
            </a:graphic>
          </wp:anchor>
        </w:drawing>
      </w:r>
      <w:r>
        <w:rPr>
          <w:rFonts w:hint="eastAsia"/>
        </w:rPr>
        <w:t>图</w:t>
      </w:r>
      <w:r>
        <w:rPr>
          <w:rFonts w:hint="eastAsia"/>
        </w:rPr>
        <w:t xml:space="preserve">4-10 </w:t>
      </w:r>
      <w:r>
        <w:rPr>
          <w:rFonts w:hint="eastAsia"/>
        </w:rPr>
        <w:t>标准层管理</w:t>
      </w:r>
      <w:r>
        <w:rPr>
          <w:rFonts w:hint="eastAsia"/>
        </w:rPr>
        <w:t>-</w:t>
      </w:r>
      <w:r>
        <w:rPr>
          <w:rFonts w:hint="eastAsia"/>
        </w:rPr>
        <w:t>诗人数据</w:t>
      </w:r>
      <w:r>
        <w:rPr>
          <w:rFonts w:hint="eastAsia"/>
        </w:rPr>
        <w:t>-</w:t>
      </w:r>
      <w:r>
        <w:rPr>
          <w:rFonts w:hint="eastAsia"/>
        </w:rPr>
        <w:t>数据编辑操作</w:t>
      </w:r>
    </w:p>
    <w:p w:rsidR="0082612F" w:rsidRDefault="00000000">
      <w:pPr>
        <w:pStyle w:val="4"/>
        <w:spacing w:before="156" w:after="156"/>
        <w:ind w:firstLine="480"/>
      </w:pPr>
      <w:bookmarkStart w:id="79" w:name="_Toc198018632"/>
      <w:r>
        <w:rPr>
          <w:rFonts w:hint="eastAsia"/>
        </w:rPr>
        <w:t xml:space="preserve">4.3.4 </w:t>
      </w:r>
      <w:r>
        <w:rPr>
          <w:rFonts w:hint="eastAsia"/>
        </w:rPr>
        <w:t>数据可视化界面</w:t>
      </w:r>
      <w:bookmarkEnd w:id="79"/>
    </w:p>
    <w:p w:rsidR="0082612F" w:rsidRDefault="00000000">
      <w:pPr>
        <w:ind w:firstLine="480"/>
      </w:pPr>
      <w:r>
        <w:rPr>
          <w:rFonts w:hint="eastAsia"/>
        </w:rPr>
        <w:t>本研究运用数据可视化技术，借助五幅交互式图表系统呈现了数据库中的核心指标，其中有诗词总量、诗人总数以及朝代分布等关键维度，以</w:t>
      </w:r>
      <w:proofErr w:type="spellStart"/>
      <w:r>
        <w:rPr>
          <w:rFonts w:hint="eastAsia"/>
        </w:rPr>
        <w:t>ECharts</w:t>
      </w:r>
      <w:proofErr w:type="spellEnd"/>
      <w:r>
        <w:rPr>
          <w:rFonts w:hint="eastAsia"/>
        </w:rPr>
        <w:t>开源可视化库构建图形界面，达成了多维数据的直观展示，具体包含各历史时期诗人数量分布、不同朝代诗词创作总量统计以及诗人作品数量排序分析等内容。</w:t>
      </w:r>
    </w:p>
    <w:p w:rsidR="0082612F" w:rsidRDefault="00000000">
      <w:pPr>
        <w:ind w:firstLine="480"/>
      </w:pPr>
      <w:r>
        <w:rPr>
          <w:rFonts w:hint="eastAsia"/>
        </w:rPr>
        <w:t>由于</w:t>
      </w:r>
      <w:proofErr w:type="spellStart"/>
      <w:r>
        <w:rPr>
          <w:rFonts w:hint="eastAsia"/>
        </w:rPr>
        <w:t>ECharts</w:t>
      </w:r>
      <w:proofErr w:type="spellEnd"/>
      <w:r>
        <w:rPr>
          <w:rFonts w:hint="eastAsia"/>
        </w:rPr>
        <w:t>组件拥有动态交互的特性，此次研究设计了图表点击响应机制，达成了数据可视化</w:t>
      </w:r>
      <w:proofErr w:type="gramStart"/>
      <w:r>
        <w:rPr>
          <w:rFonts w:hint="eastAsia"/>
        </w:rPr>
        <w:t>呈现里关键</w:t>
      </w:r>
      <w:proofErr w:type="gramEnd"/>
      <w:r>
        <w:rPr>
          <w:rFonts w:hint="eastAsia"/>
        </w:rPr>
        <w:t>信息的动态聚焦以及差异化展示。</w:t>
      </w:r>
    </w:p>
    <w:p w:rsidR="0082612F" w:rsidRDefault="00000000">
      <w:pPr>
        <w:ind w:firstLine="480"/>
      </w:pPr>
      <w:r>
        <w:t>本研究运用</w:t>
      </w:r>
      <w:proofErr w:type="gramStart"/>
      <w:r>
        <w:t>环形饼图来</w:t>
      </w:r>
      <w:proofErr w:type="gramEnd"/>
      <w:r>
        <w:t>强化视觉呈现效果，柱状</w:t>
      </w:r>
      <w:proofErr w:type="gramStart"/>
      <w:r>
        <w:t>图达成</w:t>
      </w:r>
      <w:proofErr w:type="gramEnd"/>
      <w:r>
        <w:t>了颜色自定义以及动态渲染功能，所有可视化组件都拥有响应式设计特性，其中数据卡片整合了悬停动画交互机制，</w:t>
      </w:r>
      <w:r>
        <w:rPr>
          <w:noProof/>
        </w:rPr>
        <w:lastRenderedPageBreak/>
        <w:drawing>
          <wp:anchor distT="0" distB="0" distL="114300" distR="114300" simplePos="0" relativeHeight="251665408" behindDoc="0" locked="0" layoutInCell="1" allowOverlap="1">
            <wp:simplePos x="0" y="0"/>
            <wp:positionH relativeFrom="column">
              <wp:posOffset>5080</wp:posOffset>
            </wp:positionH>
            <wp:positionV relativeFrom="paragraph">
              <wp:posOffset>374650</wp:posOffset>
            </wp:positionV>
            <wp:extent cx="5758815" cy="3722370"/>
            <wp:effectExtent l="0" t="0" r="6985" b="11430"/>
            <wp:wrapTopAndBottom/>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51"/>
                    <a:stretch>
                      <a:fillRect/>
                    </a:stretch>
                  </pic:blipFill>
                  <pic:spPr>
                    <a:xfrm>
                      <a:off x="0" y="0"/>
                      <a:ext cx="5758815" cy="3722370"/>
                    </a:xfrm>
                    <a:prstGeom prst="rect">
                      <a:avLst/>
                    </a:prstGeom>
                    <a:noFill/>
                    <a:ln>
                      <a:noFill/>
                    </a:ln>
                  </pic:spPr>
                </pic:pic>
              </a:graphicData>
            </a:graphic>
          </wp:anchor>
        </w:drawing>
      </w:r>
      <w:r>
        <w:t>各类图表均可支持动态提示功能。</w:t>
      </w:r>
    </w:p>
    <w:p w:rsidR="0082612F" w:rsidRDefault="00000000">
      <w:pPr>
        <w:pStyle w:val="af"/>
        <w:spacing w:after="312"/>
        <w:ind w:firstLine="422"/>
      </w:pPr>
      <w:r>
        <w:rPr>
          <w:rFonts w:hint="eastAsia"/>
        </w:rPr>
        <w:t>图</w:t>
      </w:r>
      <w:r>
        <w:rPr>
          <w:rFonts w:hint="eastAsia"/>
        </w:rPr>
        <w:t xml:space="preserve">4-11 </w:t>
      </w:r>
      <w:r>
        <w:rPr>
          <w:rFonts w:hint="eastAsia"/>
        </w:rPr>
        <w:t>基于</w:t>
      </w:r>
      <w:proofErr w:type="spellStart"/>
      <w:r>
        <w:rPr>
          <w:rFonts w:hint="eastAsia"/>
        </w:rPr>
        <w:t>echars</w:t>
      </w:r>
      <w:proofErr w:type="spellEnd"/>
      <w:r>
        <w:rPr>
          <w:rFonts w:hint="eastAsia"/>
        </w:rPr>
        <w:t>库的数据展示</w:t>
      </w:r>
    </w:p>
    <w:p w:rsidR="0082612F" w:rsidRDefault="00000000">
      <w:pPr>
        <w:pStyle w:val="3"/>
        <w:spacing w:before="156" w:after="156"/>
      </w:pPr>
      <w:bookmarkStart w:id="80" w:name="_Toc197894545"/>
      <w:bookmarkStart w:id="81" w:name="_Toc198018633"/>
      <w:r>
        <w:rPr>
          <w:rFonts w:hint="eastAsia"/>
        </w:rPr>
        <w:t xml:space="preserve">4.4 </w:t>
      </w:r>
      <w:r>
        <w:rPr>
          <w:rFonts w:hint="eastAsia"/>
        </w:rPr>
        <w:t>可视化实现方式</w:t>
      </w:r>
      <w:bookmarkEnd w:id="80"/>
      <w:bookmarkEnd w:id="81"/>
    </w:p>
    <w:p w:rsidR="0082612F" w:rsidRDefault="00000000">
      <w:pPr>
        <w:ind w:firstLine="480"/>
      </w:pPr>
      <w:r>
        <w:t>本研究运用</w:t>
      </w:r>
      <w:r>
        <w:t>Vue 3</w:t>
      </w:r>
      <w:r>
        <w:t>框架以及</w:t>
      </w:r>
      <w:proofErr w:type="spellStart"/>
      <w:r>
        <w:t>ECharts</w:t>
      </w:r>
      <w:proofErr w:type="spellEnd"/>
      <w:r>
        <w:t>可视化库搭建了诗词数据分析仪表盘系统，该系统采用卡片式设计架构，界面顶部区域设置了三组数据统计卡片模块，分别动态展示诗词总量、诗人总数以及朝代数量等核心指标，各个卡片组件都集成了悬停动画特效并且在左侧辅以彩色边框装饰。在界面中央区域，创新性地采用了</w:t>
      </w:r>
      <w:proofErr w:type="gramStart"/>
      <w:r>
        <w:t>双饼图并置</w:t>
      </w:r>
      <w:proofErr w:type="gramEnd"/>
      <w:r>
        <w:t>布局方案，左侧</w:t>
      </w:r>
      <w:proofErr w:type="gramStart"/>
      <w:r>
        <w:t>环形饼图直观</w:t>
      </w:r>
      <w:proofErr w:type="gramEnd"/>
      <w:r>
        <w:t>呈现各朝代诗人数量分布特征，右侧</w:t>
      </w:r>
      <w:proofErr w:type="gramStart"/>
      <w:r>
        <w:t>标准饼图清晰</w:t>
      </w:r>
      <w:proofErr w:type="gramEnd"/>
      <w:r>
        <w:t>呈现朝代诗词数量占比情况，这两个图都有图例交互功能以及动态数据标签显示机制，界面底部区域配备了横向渐变色柱状图，凭借色彩渐变和数值标注相结合的方式，有效突出了诗人作品数量排行榜单。系统采用响应式设计原则，所有可视化组件可根据浏览器窗口尺寸变化进行自适应调整，并且集成了数据悬停提示功能，在视觉设计方面，选用蓝绿柔和色调搭配纯白背景，营造出清新明快的视觉效果，数据交互层面采用实时请求机制，保证图表可对数据更新做出动态响应，实时呈现最新分析结果。</w:t>
      </w:r>
    </w:p>
    <w:p w:rsidR="0082612F" w:rsidRDefault="00000000">
      <w:pPr>
        <w:pStyle w:val="3"/>
        <w:spacing w:before="156" w:after="156"/>
      </w:pPr>
      <w:bookmarkStart w:id="82" w:name="_Toc197894546"/>
      <w:bookmarkStart w:id="83" w:name="_Toc198018634"/>
      <w:r>
        <w:rPr>
          <w:rFonts w:hint="eastAsia"/>
        </w:rPr>
        <w:lastRenderedPageBreak/>
        <w:t>4.5</w:t>
      </w:r>
      <w:r>
        <w:rPr>
          <w:rFonts w:hint="eastAsia"/>
        </w:rPr>
        <w:t>系统</w:t>
      </w:r>
      <w:r>
        <w:t>功</w:t>
      </w:r>
      <w:r>
        <w:rPr>
          <w:rFonts w:hint="eastAsia"/>
        </w:rPr>
        <w:t>能介绍</w:t>
      </w:r>
      <w:bookmarkEnd w:id="82"/>
      <w:bookmarkEnd w:id="83"/>
    </w:p>
    <w:p w:rsidR="0082612F" w:rsidRDefault="00000000">
      <w:pPr>
        <w:ind w:firstLine="480"/>
      </w:pPr>
      <w:r>
        <w:rPr>
          <w:rFonts w:hint="eastAsia"/>
        </w:rPr>
        <w:t>诗歌元数据管理系统当中交互功能的核心模块是借助</w:t>
      </w:r>
      <w:proofErr w:type="spellStart"/>
      <w:r>
        <w:rPr>
          <w:rFonts w:hint="eastAsia"/>
        </w:rPr>
        <w:t>poemMetadata.vue</w:t>
      </w:r>
      <w:proofErr w:type="spellEnd"/>
      <w:r>
        <w:rPr>
          <w:rFonts w:hint="eastAsia"/>
        </w:rPr>
        <w:t>组件来达成的，下面将对其具体的功能架构给予阐述：</w:t>
      </w:r>
    </w:p>
    <w:p w:rsidR="0082612F" w:rsidRDefault="00000000">
      <w:pPr>
        <w:pStyle w:val="4"/>
        <w:spacing w:before="156" w:after="156"/>
        <w:ind w:firstLine="480"/>
      </w:pPr>
      <w:bookmarkStart w:id="84" w:name="_Toc198018635"/>
      <w:r>
        <w:rPr>
          <w:rFonts w:hint="eastAsia"/>
        </w:rPr>
        <w:t xml:space="preserve">4.5.1 </w:t>
      </w:r>
      <w:r>
        <w:rPr>
          <w:rFonts w:hint="eastAsia"/>
        </w:rPr>
        <w:t>元数据列表的操作</w:t>
      </w:r>
      <w:bookmarkEnd w:id="84"/>
    </w:p>
    <w:p w:rsidR="0082612F" w:rsidRDefault="00000000">
      <w:pPr>
        <w:ind w:firstLine="480"/>
        <w:rPr>
          <w:color w:val="FF0000"/>
        </w:rPr>
      </w:pPr>
      <w:r>
        <w:rPr>
          <w:rFonts w:hint="eastAsia"/>
          <w:color w:val="000000" w:themeColor="text1"/>
        </w:rPr>
        <w:t>本研究运用</w:t>
      </w:r>
      <w:r>
        <w:rPr>
          <w:rFonts w:hint="eastAsia"/>
          <w:color w:val="000000" w:themeColor="text1"/>
        </w:rPr>
        <w:t>Element Plus</w:t>
      </w:r>
      <w:r>
        <w:rPr>
          <w:rFonts w:hint="eastAsia"/>
          <w:color w:val="000000" w:themeColor="text1"/>
        </w:rPr>
        <w:t>框架里的</w:t>
      </w:r>
      <w:proofErr w:type="spellStart"/>
      <w:r>
        <w:rPr>
          <w:rFonts w:hint="eastAsia"/>
          <w:color w:val="000000" w:themeColor="text1"/>
        </w:rPr>
        <w:t>el</w:t>
      </w:r>
      <w:proofErr w:type="spellEnd"/>
      <w:r>
        <w:rPr>
          <w:rFonts w:hint="eastAsia"/>
          <w:color w:val="000000" w:themeColor="text1"/>
        </w:rPr>
        <w:t>-table</w:t>
      </w:r>
      <w:r>
        <w:rPr>
          <w:rFonts w:hint="eastAsia"/>
          <w:color w:val="000000" w:themeColor="text1"/>
        </w:rPr>
        <w:t>组件达成元数据列表的动态可视化展示，此表格界面设计含有名称、描述以及来源这三个核心数据列，还集成了编辑和删除这两个功能模块，展开来说，当用户触发编辑功能时，系统会弹出模态对话框来支持元数据信息的修改操作，删除功能借助二次确认对话框机制保障数据操作的可靠性，经用户确认后执行前端数据移除。</w:t>
      </w:r>
    </w:p>
    <w:p w:rsidR="0082612F" w:rsidRDefault="00000000">
      <w:pPr>
        <w:pStyle w:val="af"/>
        <w:spacing w:after="312"/>
        <w:ind w:firstLine="422"/>
      </w:pPr>
      <w:r>
        <w:rPr>
          <w:noProof/>
        </w:rPr>
        <w:drawing>
          <wp:anchor distT="0" distB="0" distL="114300" distR="114300" simplePos="0" relativeHeight="251667456" behindDoc="0" locked="0" layoutInCell="1" allowOverlap="1">
            <wp:simplePos x="0" y="0"/>
            <wp:positionH relativeFrom="column">
              <wp:posOffset>199390</wp:posOffset>
            </wp:positionH>
            <wp:positionV relativeFrom="paragraph">
              <wp:posOffset>1828800</wp:posOffset>
            </wp:positionV>
            <wp:extent cx="5325110" cy="758190"/>
            <wp:effectExtent l="0" t="0" r="8890" b="381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2"/>
                    <a:stretch>
                      <a:fillRect/>
                    </a:stretch>
                  </pic:blipFill>
                  <pic:spPr>
                    <a:xfrm>
                      <a:off x="0" y="0"/>
                      <a:ext cx="5325110" cy="75819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simplePos x="0" y="0"/>
            <wp:positionH relativeFrom="column">
              <wp:posOffset>177800</wp:posOffset>
            </wp:positionH>
            <wp:positionV relativeFrom="paragraph">
              <wp:posOffset>55245</wp:posOffset>
            </wp:positionV>
            <wp:extent cx="5298440" cy="1169670"/>
            <wp:effectExtent l="0" t="0" r="10160" b="1143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3"/>
                    <a:stretch>
                      <a:fillRect/>
                    </a:stretch>
                  </pic:blipFill>
                  <pic:spPr>
                    <a:xfrm>
                      <a:off x="0" y="0"/>
                      <a:ext cx="5298440" cy="1169670"/>
                    </a:xfrm>
                    <a:prstGeom prst="rect">
                      <a:avLst/>
                    </a:prstGeom>
                    <a:noFill/>
                    <a:ln>
                      <a:noFill/>
                    </a:ln>
                  </pic:spPr>
                </pic:pic>
              </a:graphicData>
            </a:graphic>
          </wp:anchor>
        </w:drawing>
      </w:r>
      <w:r>
        <w:rPr>
          <w:rFonts w:hint="eastAsia"/>
        </w:rPr>
        <w:t>图</w:t>
      </w:r>
      <w:r>
        <w:rPr>
          <w:rFonts w:hint="eastAsia"/>
        </w:rPr>
        <w:t xml:space="preserve">4-12 </w:t>
      </w:r>
      <w:r>
        <w:rPr>
          <w:rFonts w:hint="eastAsia"/>
        </w:rPr>
        <w:t>元数据列表的关键代码</w:t>
      </w:r>
    </w:p>
    <w:p w:rsidR="0082612F" w:rsidRDefault="00000000">
      <w:pPr>
        <w:pStyle w:val="af"/>
        <w:spacing w:after="312"/>
        <w:ind w:firstLine="422"/>
      </w:pPr>
      <w:r>
        <w:rPr>
          <w:rFonts w:hint="eastAsia"/>
        </w:rPr>
        <w:t>图</w:t>
      </w:r>
      <w:r>
        <w:rPr>
          <w:rFonts w:hint="eastAsia"/>
        </w:rPr>
        <w:t xml:space="preserve">4-13 </w:t>
      </w:r>
      <w:r>
        <w:rPr>
          <w:rFonts w:hint="eastAsia"/>
        </w:rPr>
        <w:t>元数据列表操作界面</w:t>
      </w:r>
    </w:p>
    <w:p w:rsidR="0082612F" w:rsidRDefault="00000000">
      <w:pPr>
        <w:pStyle w:val="4"/>
        <w:spacing w:before="156" w:after="156"/>
        <w:ind w:firstLine="480"/>
      </w:pPr>
      <w:bookmarkStart w:id="85" w:name="_Toc198018636"/>
      <w:r>
        <w:rPr>
          <w:rFonts w:hint="eastAsia"/>
        </w:rPr>
        <w:t xml:space="preserve">4.5.2 </w:t>
      </w:r>
      <w:r>
        <w:rPr>
          <w:rFonts w:hint="eastAsia"/>
        </w:rPr>
        <w:t>字段列表展示</w:t>
      </w:r>
      <w:bookmarkEnd w:id="85"/>
    </w:p>
    <w:p w:rsidR="0082612F" w:rsidRDefault="00000000">
      <w:pPr>
        <w:ind w:firstLine="480"/>
      </w:pPr>
      <w:r>
        <w:t>本研究借助</w:t>
      </w:r>
      <w:r>
        <w:t>Element Plus</w:t>
      </w:r>
      <w:r>
        <w:t>框架里的</w:t>
      </w:r>
      <w:proofErr w:type="spellStart"/>
      <w:r>
        <w:t>el</w:t>
      </w:r>
      <w:proofErr w:type="spellEnd"/>
      <w:r>
        <w:t>-table</w:t>
      </w:r>
      <w:r>
        <w:t>组件达成了动态数据表格展示功能，当中</w:t>
      </w:r>
      <w:proofErr w:type="spellStart"/>
      <w:r>
        <w:t>currentFields</w:t>
      </w:r>
      <w:proofErr w:type="spellEnd"/>
      <w:proofErr w:type="gramStart"/>
      <w:r>
        <w:t>数据集经多列</w:t>
      </w:r>
      <w:proofErr w:type="gramEnd"/>
      <w:r>
        <w:t>配置来呈现：利用</w:t>
      </w:r>
      <w:proofErr w:type="spellStart"/>
      <w:r>
        <w:t>el</w:t>
      </w:r>
      <w:proofErr w:type="spellEnd"/>
      <w:r>
        <w:t>-table-column</w:t>
      </w:r>
      <w:r>
        <w:t>组件依次构建中文名称列、英文名称列、创建者</w:t>
      </w:r>
      <w:proofErr w:type="gramStart"/>
      <w:r>
        <w:t>列以及</w:t>
      </w:r>
      <w:proofErr w:type="gramEnd"/>
      <w:r>
        <w:t>创建时间列，每一列都配置了最小宽度并且设置为居中对齐样式。系统特意设定了固定宽度的操作列，整合由</w:t>
      </w:r>
      <w:proofErr w:type="spellStart"/>
      <w:r>
        <w:t>el</w:t>
      </w:r>
      <w:proofErr w:type="spellEnd"/>
      <w:r>
        <w:t>-button</w:t>
      </w:r>
      <w:r>
        <w:t>实现的</w:t>
      </w:r>
      <w:r>
        <w:t>“</w:t>
      </w:r>
      <w:r>
        <w:t>编辑</w:t>
      </w:r>
      <w:r>
        <w:t>”</w:t>
      </w:r>
      <w:r>
        <w:t>和</w:t>
      </w:r>
      <w:r>
        <w:t>“</w:t>
      </w:r>
      <w:r>
        <w:t>删除</w:t>
      </w:r>
      <w:r>
        <w:t>”</w:t>
      </w:r>
      <w:r>
        <w:t>功能按钮，其点击事件分别绑定</w:t>
      </w:r>
      <w:proofErr w:type="spellStart"/>
      <w:r>
        <w:t>editField</w:t>
      </w:r>
      <w:proofErr w:type="spellEnd"/>
      <w:r>
        <w:t>和</w:t>
      </w:r>
      <w:proofErr w:type="spellStart"/>
      <w:r>
        <w:t>deleteField</w:t>
      </w:r>
      <w:proofErr w:type="spellEnd"/>
      <w:r>
        <w:t>方法并传递当前行数据参数，展开来说，</w:t>
      </w:r>
      <w:proofErr w:type="spellStart"/>
      <w:r>
        <w:t>editField</w:t>
      </w:r>
      <w:proofErr w:type="spellEnd"/>
      <w:r>
        <w:t>方法把当前行数据载入</w:t>
      </w:r>
      <w:proofErr w:type="spellStart"/>
      <w:r>
        <w:t>fieldForm</w:t>
      </w:r>
      <w:proofErr w:type="spellEnd"/>
      <w:r>
        <w:t>并触发编辑对话框，</w:t>
      </w:r>
      <w:proofErr w:type="spellStart"/>
      <w:r>
        <w:t>deleteField</w:t>
      </w:r>
      <w:proofErr w:type="spellEnd"/>
      <w:r>
        <w:t>方法则借助确认对话框机制达成数据删除，在用户确认后执行</w:t>
      </w:r>
      <w:proofErr w:type="spellStart"/>
      <w:r>
        <w:t>currentFields</w:t>
      </w:r>
      <w:proofErr w:type="spellEnd"/>
      <w:r>
        <w:t>数据移除以及后</w:t>
      </w:r>
      <w:r>
        <w:lastRenderedPageBreak/>
        <w:t>端同步操作。该设计方案在保证信息可视化呈现的有了高效的数据编辑与删除功能，切实维持了用户界面的简洁性以及操作流程的连贯性。</w:t>
      </w:r>
    </w:p>
    <w:p w:rsidR="0082612F" w:rsidRDefault="00000000">
      <w:pPr>
        <w:pStyle w:val="af"/>
        <w:spacing w:after="312"/>
        <w:ind w:firstLine="422"/>
      </w:pPr>
      <w:r>
        <w:rPr>
          <w:noProof/>
        </w:rPr>
        <w:drawing>
          <wp:anchor distT="0" distB="0" distL="114300" distR="114300" simplePos="0" relativeHeight="251669504" behindDoc="0" locked="0" layoutInCell="1" allowOverlap="1">
            <wp:simplePos x="0" y="0"/>
            <wp:positionH relativeFrom="column">
              <wp:posOffset>-125095</wp:posOffset>
            </wp:positionH>
            <wp:positionV relativeFrom="paragraph">
              <wp:posOffset>2546985</wp:posOffset>
            </wp:positionV>
            <wp:extent cx="5758180" cy="2649220"/>
            <wp:effectExtent l="0" t="0" r="7620" b="508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4"/>
                    <a:stretch>
                      <a:fillRect/>
                    </a:stretch>
                  </pic:blipFill>
                  <pic:spPr>
                    <a:xfrm>
                      <a:off x="0" y="0"/>
                      <a:ext cx="5758180" cy="264922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simplePos x="0" y="0"/>
            <wp:positionH relativeFrom="column">
              <wp:posOffset>-24130</wp:posOffset>
            </wp:positionH>
            <wp:positionV relativeFrom="paragraph">
              <wp:posOffset>57150</wp:posOffset>
            </wp:positionV>
            <wp:extent cx="5759450" cy="1824990"/>
            <wp:effectExtent l="0" t="0" r="6350" b="3810"/>
            <wp:wrapTopAndBottom/>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5"/>
                    <a:stretch>
                      <a:fillRect/>
                    </a:stretch>
                  </pic:blipFill>
                  <pic:spPr>
                    <a:xfrm>
                      <a:off x="0" y="0"/>
                      <a:ext cx="5759450" cy="1824990"/>
                    </a:xfrm>
                    <a:prstGeom prst="rect">
                      <a:avLst/>
                    </a:prstGeom>
                    <a:noFill/>
                    <a:ln>
                      <a:noFill/>
                    </a:ln>
                  </pic:spPr>
                </pic:pic>
              </a:graphicData>
            </a:graphic>
          </wp:anchor>
        </w:drawing>
      </w:r>
      <w:r>
        <w:rPr>
          <w:rFonts w:hint="eastAsia"/>
        </w:rPr>
        <w:t>图</w:t>
      </w:r>
      <w:r>
        <w:rPr>
          <w:rFonts w:hint="eastAsia"/>
        </w:rPr>
        <w:t xml:space="preserve">4-14 </w:t>
      </w:r>
      <w:r>
        <w:rPr>
          <w:rFonts w:hint="eastAsia"/>
        </w:rPr>
        <w:t>字段列表展示的关键代码</w:t>
      </w:r>
    </w:p>
    <w:p w:rsidR="0082612F" w:rsidRDefault="00000000">
      <w:pPr>
        <w:pStyle w:val="af"/>
        <w:spacing w:after="312"/>
        <w:ind w:firstLine="422"/>
      </w:pPr>
      <w:r>
        <w:rPr>
          <w:rFonts w:hint="eastAsia"/>
        </w:rPr>
        <w:t>图</w:t>
      </w:r>
      <w:r>
        <w:rPr>
          <w:rFonts w:hint="eastAsia"/>
        </w:rPr>
        <w:t xml:space="preserve">4-15 </w:t>
      </w:r>
      <w:r>
        <w:rPr>
          <w:rFonts w:hint="eastAsia"/>
        </w:rPr>
        <w:t>字段列表展示</w:t>
      </w:r>
    </w:p>
    <w:p w:rsidR="0082612F" w:rsidRDefault="00000000">
      <w:pPr>
        <w:pStyle w:val="4"/>
        <w:spacing w:before="156" w:after="156"/>
        <w:ind w:firstLine="480"/>
      </w:pPr>
      <w:bookmarkStart w:id="86" w:name="_Toc198018637"/>
      <w:r>
        <w:rPr>
          <w:rFonts w:hint="eastAsia"/>
        </w:rPr>
        <w:t>4.5.3</w:t>
      </w:r>
      <w:r>
        <w:rPr>
          <w:rFonts w:hint="eastAsia"/>
        </w:rPr>
        <w:t>添加</w:t>
      </w:r>
      <w:r>
        <w:rPr>
          <w:rFonts w:hint="eastAsia"/>
        </w:rPr>
        <w:t>/</w:t>
      </w:r>
      <w:r>
        <w:rPr>
          <w:rFonts w:hint="eastAsia"/>
        </w:rPr>
        <w:t>编辑字段对话框</w:t>
      </w:r>
      <w:bookmarkEnd w:id="86"/>
    </w:p>
    <w:p w:rsidR="0082612F" w:rsidRDefault="00000000">
      <w:pPr>
        <w:ind w:firstLine="480"/>
      </w:pPr>
      <w:r>
        <w:rPr>
          <w:rFonts w:hint="eastAsia"/>
        </w:rPr>
        <w:t>本研究借助</w:t>
      </w:r>
      <w:r>
        <w:rPr>
          <w:rFonts w:hint="eastAsia"/>
        </w:rPr>
        <w:t>Element Plus</w:t>
      </w:r>
      <w:r>
        <w:rPr>
          <w:rFonts w:hint="eastAsia"/>
        </w:rPr>
        <w:t>框架里的</w:t>
      </w:r>
      <w:proofErr w:type="spellStart"/>
      <w:r>
        <w:rPr>
          <w:rFonts w:hint="eastAsia"/>
        </w:rPr>
        <w:t>el</w:t>
      </w:r>
      <w:proofErr w:type="spellEnd"/>
      <w:r>
        <w:rPr>
          <w:rFonts w:hint="eastAsia"/>
        </w:rPr>
        <w:t>-dialog</w:t>
      </w:r>
      <w:r>
        <w:rPr>
          <w:rFonts w:hint="eastAsia"/>
        </w:rPr>
        <w:t>组件达成了字段管理对话框功能，此对话框含有中文名称、英文名称以及创建者这三个核心输入项，在用户</w:t>
      </w:r>
      <w:proofErr w:type="gramStart"/>
      <w:r>
        <w:rPr>
          <w:rFonts w:hint="eastAsia"/>
        </w:rPr>
        <w:t>交互这</w:t>
      </w:r>
      <w:proofErr w:type="gramEnd"/>
      <w:r>
        <w:rPr>
          <w:rFonts w:hint="eastAsia"/>
        </w:rPr>
        <w:t>一方面，系统针对“添加字段”按钮的点击事件设定了元数据选择状态检测机制，经过验证后呈现出空白表单对话框，对于“编辑”操作而言，会自动把选定字段的现有数据预先填充到表单当中。表单提交阶段施行</w:t>
      </w:r>
      <w:proofErr w:type="gramStart"/>
      <w:r>
        <w:rPr>
          <w:rFonts w:hint="eastAsia"/>
        </w:rPr>
        <w:t>必填项验证</w:t>
      </w:r>
      <w:proofErr w:type="gramEnd"/>
      <w:r>
        <w:rPr>
          <w:rFonts w:hint="eastAsia"/>
        </w:rPr>
        <w:t>流程，依照操作类型来执行相应的数据处理：</w:t>
      </w:r>
      <w:r>
        <w:rPr>
          <w:rFonts w:hint="eastAsia"/>
        </w:rPr>
        <w:lastRenderedPageBreak/>
        <w:t>新增操作会自动生成唯一标识符以及创建时间戳，并且将数据状态标记为待同步，编辑</w:t>
      </w: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734695</wp:posOffset>
            </wp:positionV>
            <wp:extent cx="5755640" cy="831850"/>
            <wp:effectExtent l="0" t="0" r="0" b="6350"/>
            <wp:wrapTopAndBottom/>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6"/>
                    <a:stretch>
                      <a:fillRect/>
                    </a:stretch>
                  </pic:blipFill>
                  <pic:spPr>
                    <a:xfrm>
                      <a:off x="0" y="0"/>
                      <a:ext cx="5755640" cy="831850"/>
                    </a:xfrm>
                    <a:prstGeom prst="rect">
                      <a:avLst/>
                    </a:prstGeom>
                    <a:noFill/>
                    <a:ln>
                      <a:noFill/>
                    </a:ln>
                  </pic:spPr>
                </pic:pic>
              </a:graphicData>
            </a:graphic>
          </wp:anchor>
        </w:drawing>
      </w:r>
      <w:r>
        <w:rPr>
          <w:rFonts w:hint="eastAsia"/>
        </w:rPr>
        <w:t>操作则直接对现有字段信息进行更新。</w:t>
      </w:r>
    </w:p>
    <w:p w:rsidR="0082612F" w:rsidRDefault="00000000">
      <w:pPr>
        <w:pStyle w:val="af"/>
        <w:spacing w:after="312"/>
        <w:ind w:firstLine="422"/>
      </w:pPr>
      <w:r>
        <w:rPr>
          <w:noProof/>
          <w:color w:val="FF0000"/>
        </w:rPr>
        <w:drawing>
          <wp:anchor distT="0" distB="0" distL="114300" distR="114300" simplePos="0" relativeHeight="251673600" behindDoc="0" locked="0" layoutInCell="1" allowOverlap="1">
            <wp:simplePos x="0" y="0"/>
            <wp:positionH relativeFrom="column">
              <wp:posOffset>-10795</wp:posOffset>
            </wp:positionH>
            <wp:positionV relativeFrom="paragraph">
              <wp:posOffset>1315085</wp:posOffset>
            </wp:positionV>
            <wp:extent cx="5760720" cy="1446530"/>
            <wp:effectExtent l="0" t="0" r="5080" b="127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7"/>
                    <a:stretch>
                      <a:fillRect/>
                    </a:stretch>
                  </pic:blipFill>
                  <pic:spPr>
                    <a:xfrm>
                      <a:off x="0" y="0"/>
                      <a:ext cx="5760720" cy="1446530"/>
                    </a:xfrm>
                    <a:prstGeom prst="rect">
                      <a:avLst/>
                    </a:prstGeom>
                    <a:noFill/>
                    <a:ln>
                      <a:noFill/>
                    </a:ln>
                  </pic:spPr>
                </pic:pic>
              </a:graphicData>
            </a:graphic>
          </wp:anchor>
        </w:drawing>
      </w:r>
      <w:r>
        <w:rPr>
          <w:rFonts w:hint="eastAsia"/>
        </w:rPr>
        <w:t>图</w:t>
      </w:r>
      <w:r>
        <w:rPr>
          <w:rFonts w:hint="eastAsia"/>
        </w:rPr>
        <w:t xml:space="preserve">4-16 </w:t>
      </w:r>
      <w:r>
        <w:rPr>
          <w:rFonts w:hint="eastAsia"/>
        </w:rPr>
        <w:t>添加字段按钮实现逻辑关键代码</w:t>
      </w:r>
    </w:p>
    <w:p w:rsidR="0082612F" w:rsidRDefault="00000000">
      <w:pPr>
        <w:pStyle w:val="af"/>
        <w:spacing w:after="312"/>
        <w:ind w:firstLine="422"/>
      </w:pPr>
      <w:r>
        <w:rPr>
          <w:rFonts w:hint="eastAsia"/>
        </w:rPr>
        <w:t>图</w:t>
      </w:r>
      <w:r>
        <w:rPr>
          <w:rFonts w:hint="eastAsia"/>
        </w:rPr>
        <w:t xml:space="preserve">4-17 </w:t>
      </w:r>
      <w:r>
        <w:rPr>
          <w:rFonts w:hint="eastAsia"/>
        </w:rPr>
        <w:t>表单验证机制逻辑关键代码</w:t>
      </w:r>
    </w:p>
    <w:p w:rsidR="0082612F" w:rsidRDefault="00000000">
      <w:pPr>
        <w:pStyle w:val="4"/>
        <w:spacing w:before="156" w:after="156"/>
        <w:ind w:firstLine="480"/>
      </w:pPr>
      <w:bookmarkStart w:id="87" w:name="_Toc198018638"/>
      <w:r>
        <w:rPr>
          <w:rFonts w:hint="eastAsia"/>
        </w:rPr>
        <w:t xml:space="preserve">4.5.4 </w:t>
      </w:r>
      <w:r>
        <w:rPr>
          <w:rFonts w:hint="eastAsia"/>
        </w:rPr>
        <w:t>数据同步</w:t>
      </w:r>
      <w:bookmarkEnd w:id="87"/>
    </w:p>
    <w:p w:rsidR="0082612F" w:rsidRDefault="00000000">
      <w:pPr>
        <w:ind w:firstLine="480"/>
      </w:pPr>
      <w:r>
        <w:rPr>
          <w:rFonts w:hint="eastAsia"/>
        </w:rPr>
        <w:t>本研究借助自定义开发的</w:t>
      </w:r>
      <w:proofErr w:type="spellStart"/>
      <w:r>
        <w:rPr>
          <w:rFonts w:hint="eastAsia"/>
        </w:rPr>
        <w:t>useSyncedData</w:t>
      </w:r>
      <w:proofErr w:type="spellEnd"/>
      <w:r>
        <w:rPr>
          <w:rFonts w:hint="eastAsia"/>
        </w:rPr>
        <w:t>工具来达成数据同步功能，此工具可返回有响应式特性的数据对象以及相应的同步操作办法，在具体的实现过程当中，借助调用</w:t>
      </w:r>
      <w:r>
        <w:rPr>
          <w:rFonts w:hint="eastAsia"/>
        </w:rPr>
        <w:t xml:space="preserve">const { data: </w:t>
      </w:r>
      <w:proofErr w:type="spellStart"/>
      <w:r>
        <w:rPr>
          <w:rFonts w:hint="eastAsia"/>
        </w:rPr>
        <w:t>metadataList</w:t>
      </w:r>
      <w:proofErr w:type="spellEnd"/>
      <w:r>
        <w:rPr>
          <w:rFonts w:hint="eastAsia"/>
        </w:rPr>
        <w:t xml:space="preserve">, </w:t>
      </w:r>
      <w:proofErr w:type="spellStart"/>
      <w:r>
        <w:rPr>
          <w:rFonts w:hint="eastAsia"/>
        </w:rPr>
        <w:t>syncToBackend</w:t>
      </w:r>
      <w:proofErr w:type="spellEnd"/>
      <w:r>
        <w:rPr>
          <w:rFonts w:hint="eastAsia"/>
        </w:rPr>
        <w:t xml:space="preserve">, </w:t>
      </w:r>
      <w:proofErr w:type="spellStart"/>
      <w:r>
        <w:rPr>
          <w:rFonts w:hint="eastAsia"/>
        </w:rPr>
        <w:t>fetchFromBackend</w:t>
      </w:r>
      <w:proofErr w:type="spellEnd"/>
      <w:r>
        <w:rPr>
          <w:rFonts w:hint="eastAsia"/>
        </w:rPr>
        <w:t xml:space="preserve"> } = </w:t>
      </w:r>
      <w:proofErr w:type="spellStart"/>
      <w:r>
        <w:rPr>
          <w:rFonts w:hint="eastAsia"/>
        </w:rPr>
        <w:t>useSyncedData</w:t>
      </w:r>
      <w:proofErr w:type="spellEnd"/>
      <w:r>
        <w:rPr>
          <w:rFonts w:hint="eastAsia"/>
        </w:rPr>
        <w:t>('</w:t>
      </w:r>
      <w:proofErr w:type="spellStart"/>
      <w:r>
        <w:rPr>
          <w:rFonts w:hint="eastAsia"/>
        </w:rPr>
        <w:t>metadataList</w:t>
      </w:r>
      <w:proofErr w:type="spellEnd"/>
      <w:r>
        <w:rPr>
          <w:rFonts w:hint="eastAsia"/>
        </w:rPr>
        <w:t xml:space="preserve">', </w:t>
      </w:r>
      <w:proofErr w:type="spellStart"/>
      <w:r>
        <w:rPr>
          <w:rFonts w:hint="eastAsia"/>
        </w:rPr>
        <w:t>initialData</w:t>
      </w:r>
      <w:proofErr w:type="spellEnd"/>
      <w:r>
        <w:rPr>
          <w:rFonts w:hint="eastAsia"/>
        </w:rPr>
        <w:t>)</w:t>
      </w:r>
      <w:r>
        <w:rPr>
          <w:rFonts w:hint="eastAsia"/>
        </w:rPr>
        <w:t>这条语句来完成数据的初始化以及同步方法的获取。为了可有效地追踪数据状态的变化，系统设计了</w:t>
      </w:r>
      <w:proofErr w:type="gramStart"/>
      <w:r>
        <w:rPr>
          <w:rFonts w:hint="eastAsia"/>
        </w:rPr>
        <w:t>基于</w:t>
      </w:r>
      <w:r>
        <w:rPr>
          <w:rFonts w:hint="eastAsia"/>
        </w:rPr>
        <w:t>_</w:t>
      </w:r>
      <w:proofErr w:type="gramEnd"/>
      <w:r>
        <w:rPr>
          <w:rFonts w:hint="eastAsia"/>
        </w:rPr>
        <w:t>synced</w:t>
      </w:r>
      <w:r>
        <w:rPr>
          <w:rFonts w:hint="eastAsia"/>
        </w:rPr>
        <w:t>和</w:t>
      </w:r>
      <w:r>
        <w:rPr>
          <w:rFonts w:hint="eastAsia"/>
        </w:rPr>
        <w:t>_action</w:t>
      </w:r>
      <w:r>
        <w:rPr>
          <w:rFonts w:hint="eastAsia"/>
        </w:rPr>
        <w:t>标记的状态跟踪机制，其中尚未同步的数据会在执行</w:t>
      </w:r>
      <w:proofErr w:type="spellStart"/>
      <w:r>
        <w:rPr>
          <w:rFonts w:hint="eastAsia"/>
        </w:rPr>
        <w:t>syncToBackend</w:t>
      </w:r>
      <w:proofErr w:type="spellEnd"/>
      <w:r>
        <w:rPr>
          <w:rFonts w:hint="eastAsia"/>
        </w:rPr>
        <w:t>()</w:t>
      </w:r>
      <w:r>
        <w:rPr>
          <w:rFonts w:hint="eastAsia"/>
        </w:rPr>
        <w:t>方法的时候自动传输至后端，针对定时同步的需求，系统借助</w:t>
      </w:r>
      <w:proofErr w:type="spellStart"/>
      <w:r>
        <w:rPr>
          <w:rFonts w:hint="eastAsia"/>
        </w:rPr>
        <w:t>startAutoSync</w:t>
      </w:r>
      <w:proofErr w:type="spellEnd"/>
      <w:r>
        <w:rPr>
          <w:rFonts w:hint="eastAsia"/>
        </w:rPr>
        <w:t>(30000)</w:t>
      </w:r>
      <w:r>
        <w:rPr>
          <w:rFonts w:hint="eastAsia"/>
        </w:rPr>
        <w:t>方法构建了间隔为</w:t>
      </w:r>
      <w:r>
        <w:rPr>
          <w:rFonts w:hint="eastAsia"/>
        </w:rPr>
        <w:t>30</w:t>
      </w:r>
      <w:r>
        <w:rPr>
          <w:rFonts w:hint="eastAsia"/>
        </w:rPr>
        <w:t>秒的自动同步机制，并且在组件卸载的时候调用</w:t>
      </w:r>
      <w:proofErr w:type="spellStart"/>
      <w:r>
        <w:rPr>
          <w:rFonts w:hint="eastAsia"/>
        </w:rPr>
        <w:t>stopSync</w:t>
      </w:r>
      <w:proofErr w:type="spellEnd"/>
      <w:r>
        <w:rPr>
          <w:rFonts w:hint="eastAsia"/>
        </w:rPr>
        <w:t>()</w:t>
      </w:r>
      <w:r>
        <w:rPr>
          <w:rFonts w:hint="eastAsia"/>
        </w:rPr>
        <w:t>方法来终止同步过程。为了防止出现意外的数据丢失情况，系统还运用</w:t>
      </w:r>
      <w:proofErr w:type="spellStart"/>
      <w:r>
        <w:rPr>
          <w:rFonts w:hint="eastAsia"/>
        </w:rPr>
        <w:t>window.addEventListener</w:t>
      </w:r>
      <w:proofErr w:type="spellEnd"/>
      <w:r>
        <w:rPr>
          <w:rFonts w:hint="eastAsia"/>
        </w:rPr>
        <w:t>('</w:t>
      </w:r>
      <w:proofErr w:type="spellStart"/>
      <w:r>
        <w:rPr>
          <w:rFonts w:hint="eastAsia"/>
        </w:rPr>
        <w:t>beforeunload</w:t>
      </w:r>
      <w:proofErr w:type="spellEnd"/>
      <w:r>
        <w:rPr>
          <w:rFonts w:hint="eastAsia"/>
        </w:rPr>
        <w:t xml:space="preserve">', </w:t>
      </w:r>
      <w:proofErr w:type="spellStart"/>
      <w:r>
        <w:rPr>
          <w:rFonts w:hint="eastAsia"/>
        </w:rPr>
        <w:t>handleBeforeUnload</w:t>
      </w:r>
      <w:proofErr w:type="spellEnd"/>
      <w:r>
        <w:rPr>
          <w:rFonts w:hint="eastAsia"/>
        </w:rPr>
        <w:t>)</w:t>
      </w:r>
      <w:r>
        <w:rPr>
          <w:rFonts w:hint="eastAsia"/>
        </w:rPr>
        <w:t>事件监听机制，在页面关闭之前借助</w:t>
      </w:r>
      <w:proofErr w:type="spellStart"/>
      <w:r>
        <w:rPr>
          <w:rFonts w:hint="eastAsia"/>
        </w:rPr>
        <w:t>handleBeforeUnload</w:t>
      </w:r>
      <w:proofErr w:type="spellEnd"/>
      <w:r>
        <w:rPr>
          <w:rFonts w:hint="eastAsia"/>
        </w:rPr>
        <w:t>函数强制执行</w:t>
      </w:r>
      <w:proofErr w:type="spellStart"/>
      <w:r>
        <w:rPr>
          <w:rFonts w:hint="eastAsia"/>
        </w:rPr>
        <w:t>syncToBackend</w:t>
      </w:r>
      <w:proofErr w:type="spellEnd"/>
      <w:r>
        <w:rPr>
          <w:rFonts w:hint="eastAsia"/>
        </w:rPr>
        <w:t>()</w:t>
      </w:r>
      <w:r>
        <w:rPr>
          <w:rFonts w:hint="eastAsia"/>
        </w:rPr>
        <w:t>操作，以此保证所有等待同步的数据都可得到妥善的保存。该方案在保障数据实时性的借助对同步频率进行优化，有效地降低了网络请求负载，并且建立</w:t>
      </w:r>
      <w:r>
        <w:rPr>
          <w:noProof/>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361950</wp:posOffset>
            </wp:positionV>
            <wp:extent cx="5760720" cy="3761105"/>
            <wp:effectExtent l="0" t="0" r="0" b="0"/>
            <wp:wrapTopAndBottom/>
            <wp:docPr id="8953141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4178" name="图片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60720" cy="3761105"/>
                    </a:xfrm>
                    <a:prstGeom prst="rect">
                      <a:avLst/>
                    </a:prstGeom>
                    <a:noFill/>
                    <a:ln>
                      <a:noFill/>
                    </a:ln>
                  </pic:spPr>
                </pic:pic>
              </a:graphicData>
            </a:graphic>
          </wp:anchor>
        </w:drawing>
      </w:r>
      <w:r>
        <w:rPr>
          <w:rFonts w:hint="eastAsia"/>
        </w:rPr>
        <w:t>了完善的数据安全保障体系。</w:t>
      </w:r>
    </w:p>
    <w:p w:rsidR="0082612F" w:rsidRDefault="0082612F">
      <w:pPr>
        <w:ind w:firstLine="480"/>
      </w:pPr>
    </w:p>
    <w:p w:rsidR="0082612F" w:rsidRDefault="00000000">
      <w:pPr>
        <w:pStyle w:val="af"/>
        <w:spacing w:after="312"/>
        <w:ind w:firstLine="422"/>
      </w:pPr>
      <w:r>
        <w:rPr>
          <w:rFonts w:hint="eastAsia"/>
        </w:rPr>
        <w:t>图</w:t>
      </w:r>
      <w:r>
        <w:rPr>
          <w:rFonts w:hint="eastAsia"/>
        </w:rPr>
        <w:t xml:space="preserve">4-18 </w:t>
      </w:r>
      <w:r>
        <w:rPr>
          <w:rFonts w:hint="eastAsia"/>
        </w:rPr>
        <w:t>数据同步的实现逻辑</w:t>
      </w:r>
    </w:p>
    <w:p w:rsidR="0082612F" w:rsidRDefault="0082612F">
      <w:pPr>
        <w:ind w:firstLine="480"/>
        <w:rPr>
          <w:color w:val="FF0000"/>
        </w:rPr>
      </w:pPr>
    </w:p>
    <w:p w:rsidR="0082612F" w:rsidRDefault="00000000">
      <w:pPr>
        <w:pStyle w:val="4"/>
        <w:spacing w:before="156" w:after="156"/>
        <w:ind w:firstLine="480"/>
      </w:pPr>
      <w:bookmarkStart w:id="88" w:name="_Toc198018639"/>
      <w:r>
        <w:rPr>
          <w:rFonts w:hint="eastAsia"/>
        </w:rPr>
        <w:t>4.5.5</w:t>
      </w:r>
      <w:r>
        <w:rPr>
          <w:rFonts w:hint="eastAsia"/>
        </w:rPr>
        <w:t>生命周期钩子</w:t>
      </w:r>
      <w:bookmarkEnd w:id="88"/>
    </w:p>
    <w:p w:rsidR="0082612F" w:rsidRDefault="00000000">
      <w:pPr>
        <w:ind w:firstLine="480"/>
      </w:pPr>
      <w:r>
        <w:rPr>
          <w:rFonts w:hint="eastAsia"/>
        </w:rPr>
        <w:t>在</w:t>
      </w:r>
      <w:r>
        <w:rPr>
          <w:rFonts w:hint="eastAsia"/>
        </w:rPr>
        <w:t>Vue 3</w:t>
      </w:r>
      <w:r>
        <w:rPr>
          <w:rFonts w:hint="eastAsia"/>
        </w:rPr>
        <w:t>组合式</w:t>
      </w:r>
      <w:r>
        <w:rPr>
          <w:rFonts w:hint="eastAsia"/>
        </w:rPr>
        <w:t>API</w:t>
      </w:r>
      <w:r>
        <w:rPr>
          <w:rFonts w:hint="eastAsia"/>
        </w:rPr>
        <w:t>框架当中，</w:t>
      </w:r>
      <w:proofErr w:type="spellStart"/>
      <w:r>
        <w:rPr>
          <w:rFonts w:hint="eastAsia"/>
        </w:rPr>
        <w:t>poemMetadata.vue</w:t>
      </w:r>
      <w:proofErr w:type="spellEnd"/>
      <w:r>
        <w:rPr>
          <w:rFonts w:hint="eastAsia"/>
        </w:rPr>
        <w:t>组件运用生命周期钩子机制达成了高效的数据管理以及资源回收策略，展开来说，在</w:t>
      </w:r>
      <w:proofErr w:type="spellStart"/>
      <w:r>
        <w:rPr>
          <w:rFonts w:hint="eastAsia"/>
        </w:rPr>
        <w:t>onMounted</w:t>
      </w:r>
      <w:proofErr w:type="spellEnd"/>
      <w:r>
        <w:rPr>
          <w:rFonts w:hint="eastAsia"/>
        </w:rPr>
        <w:t>生命周期阶段执行了如下关键操作：先是借助</w:t>
      </w:r>
      <w:proofErr w:type="spellStart"/>
      <w:r>
        <w:rPr>
          <w:rFonts w:hint="eastAsia"/>
        </w:rPr>
        <w:t>fetchFromBackend</w:t>
      </w:r>
      <w:proofErr w:type="spellEnd"/>
      <w:r>
        <w:rPr>
          <w:rFonts w:hint="eastAsia"/>
        </w:rPr>
        <w:t>()</w:t>
      </w:r>
      <w:r>
        <w:rPr>
          <w:rFonts w:hint="eastAsia"/>
        </w:rPr>
        <w:t>方法从服务端异步获取最新元数据，接着运用</w:t>
      </w:r>
      <w:proofErr w:type="spellStart"/>
      <w:r>
        <w:rPr>
          <w:rFonts w:hint="eastAsia"/>
        </w:rPr>
        <w:t>selectMetadata</w:t>
      </w:r>
      <w:proofErr w:type="spellEnd"/>
      <w:r>
        <w:rPr>
          <w:rFonts w:hint="eastAsia"/>
        </w:rPr>
        <w:t>(</w:t>
      </w:r>
      <w:proofErr w:type="spellStart"/>
      <w:r>
        <w:rPr>
          <w:rFonts w:hint="eastAsia"/>
        </w:rPr>
        <w:t>metadataList.value</w:t>
      </w:r>
      <w:proofErr w:type="spellEnd"/>
      <w:r>
        <w:rPr>
          <w:rFonts w:hint="eastAsia"/>
        </w:rPr>
        <w:t>[0])</w:t>
      </w:r>
      <w:r>
        <w:rPr>
          <w:rFonts w:hint="eastAsia"/>
        </w:rPr>
        <w:t>完成默认元数据项的初始化选择，为保证数据实时性，依靠</w:t>
      </w:r>
      <w:proofErr w:type="spellStart"/>
      <w:r>
        <w:rPr>
          <w:rFonts w:hint="eastAsia"/>
        </w:rPr>
        <w:t>stopSync</w:t>
      </w:r>
      <w:proofErr w:type="spellEnd"/>
      <w:r>
        <w:rPr>
          <w:rFonts w:hint="eastAsia"/>
        </w:rPr>
        <w:t xml:space="preserve"> = </w:t>
      </w:r>
      <w:proofErr w:type="spellStart"/>
      <w:r>
        <w:rPr>
          <w:rFonts w:hint="eastAsia"/>
        </w:rPr>
        <w:t>startAutoSync</w:t>
      </w:r>
      <w:proofErr w:type="spellEnd"/>
      <w:r>
        <w:rPr>
          <w:rFonts w:hint="eastAsia"/>
        </w:rPr>
        <w:t>(30000)</w:t>
      </w:r>
      <w:r>
        <w:rPr>
          <w:rFonts w:hint="eastAsia"/>
        </w:rPr>
        <w:t>构建了</w:t>
      </w:r>
      <w:r>
        <w:rPr>
          <w:rFonts w:hint="eastAsia"/>
        </w:rPr>
        <w:t>30</w:t>
      </w:r>
      <w:r>
        <w:rPr>
          <w:rFonts w:hint="eastAsia"/>
        </w:rPr>
        <w:t>秒间隔的自动同步机制，同时利用</w:t>
      </w:r>
      <w:proofErr w:type="spellStart"/>
      <w:r>
        <w:rPr>
          <w:rFonts w:hint="eastAsia"/>
        </w:rPr>
        <w:t>window.addEventListener</w:t>
      </w:r>
      <w:proofErr w:type="spellEnd"/>
      <w:r>
        <w:rPr>
          <w:rFonts w:hint="eastAsia"/>
        </w:rPr>
        <w:t>('</w:t>
      </w:r>
      <w:proofErr w:type="spellStart"/>
      <w:r>
        <w:rPr>
          <w:rFonts w:hint="eastAsia"/>
        </w:rPr>
        <w:t>beforeunload</w:t>
      </w:r>
      <w:proofErr w:type="spellEnd"/>
      <w:r>
        <w:rPr>
          <w:rFonts w:hint="eastAsia"/>
        </w:rPr>
        <w:t xml:space="preserve">', </w:t>
      </w:r>
      <w:proofErr w:type="spellStart"/>
      <w:r>
        <w:rPr>
          <w:rFonts w:hint="eastAsia"/>
        </w:rPr>
        <w:t>handleBeforeUnload</w:t>
      </w:r>
      <w:proofErr w:type="spellEnd"/>
      <w:r>
        <w:rPr>
          <w:rFonts w:hint="eastAsia"/>
        </w:rPr>
        <w:t>)</w:t>
      </w:r>
      <w:r>
        <w:rPr>
          <w:rFonts w:hint="eastAsia"/>
        </w:rPr>
        <w:t>注册页面卸载前回调，切实保障了用户会话数据的持久化存储。与之相对应的，</w:t>
      </w:r>
      <w:proofErr w:type="spellStart"/>
      <w:r>
        <w:rPr>
          <w:rFonts w:hint="eastAsia"/>
        </w:rPr>
        <w:t>onBeforeUnmount</w:t>
      </w:r>
      <w:proofErr w:type="spellEnd"/>
      <w:r>
        <w:rPr>
          <w:rFonts w:hint="eastAsia"/>
        </w:rPr>
        <w:t>钩子实现了资源的系统化释放：经过条件判断</w:t>
      </w:r>
      <w:r>
        <w:rPr>
          <w:rFonts w:hint="eastAsia"/>
        </w:rPr>
        <w:t>if(</w:t>
      </w:r>
      <w:proofErr w:type="spellStart"/>
      <w:r>
        <w:rPr>
          <w:rFonts w:hint="eastAsia"/>
        </w:rPr>
        <w:t>stopSync</w:t>
      </w:r>
      <w:proofErr w:type="spellEnd"/>
      <w:r>
        <w:rPr>
          <w:rFonts w:hint="eastAsia"/>
        </w:rPr>
        <w:t>)</w:t>
      </w:r>
      <w:r>
        <w:rPr>
          <w:rFonts w:hint="eastAsia"/>
        </w:rPr>
        <w:t>后执行</w:t>
      </w:r>
      <w:proofErr w:type="spellStart"/>
      <w:r>
        <w:rPr>
          <w:rFonts w:hint="eastAsia"/>
        </w:rPr>
        <w:t>stopSync</w:t>
      </w:r>
      <w:proofErr w:type="spellEnd"/>
      <w:r>
        <w:rPr>
          <w:rFonts w:hint="eastAsia"/>
        </w:rPr>
        <w:t>()</w:t>
      </w:r>
      <w:r>
        <w:rPr>
          <w:rFonts w:hint="eastAsia"/>
        </w:rPr>
        <w:t>终止定时同步任务，并且调用</w:t>
      </w:r>
      <w:proofErr w:type="spellStart"/>
      <w:r>
        <w:rPr>
          <w:rFonts w:hint="eastAsia"/>
        </w:rPr>
        <w:t>window.removeEventListener</w:t>
      </w:r>
      <w:proofErr w:type="spellEnd"/>
      <w:r>
        <w:rPr>
          <w:rFonts w:hint="eastAsia"/>
        </w:rPr>
        <w:t>('</w:t>
      </w:r>
      <w:proofErr w:type="spellStart"/>
      <w:r>
        <w:rPr>
          <w:rFonts w:hint="eastAsia"/>
        </w:rPr>
        <w:t>beforeunload</w:t>
      </w:r>
      <w:proofErr w:type="spellEnd"/>
      <w:r>
        <w:rPr>
          <w:rFonts w:hint="eastAsia"/>
        </w:rPr>
        <w:t xml:space="preserve">', </w:t>
      </w:r>
      <w:proofErr w:type="spellStart"/>
      <w:r>
        <w:rPr>
          <w:rFonts w:hint="eastAsia"/>
        </w:rPr>
        <w:t>handleBeforeUnload</w:t>
      </w:r>
      <w:proofErr w:type="spellEnd"/>
      <w:r>
        <w:rPr>
          <w:rFonts w:hint="eastAsia"/>
        </w:rPr>
        <w:t>)</w:t>
      </w:r>
      <w:r>
        <w:rPr>
          <w:rFonts w:hint="eastAsia"/>
        </w:rPr>
        <w:t>解除事件绑定，以</w:t>
      </w:r>
      <w:r>
        <w:rPr>
          <w:rFonts w:hint="eastAsia"/>
        </w:rPr>
        <w:lastRenderedPageBreak/>
        <w:t>此避免潜在的内存泄漏问题。该设计方案借助严谨的生命周期管理，实现了组件数据的动态同步，还优化了系统资源利用率，提升了应用程序的运行稳定性与终端用户的操作体验。</w:t>
      </w:r>
    </w:p>
    <w:p w:rsidR="0082612F" w:rsidRDefault="0082612F">
      <w:pPr>
        <w:ind w:firstLine="480"/>
        <w:rPr>
          <w:color w:val="FF0000"/>
        </w:rPr>
      </w:pPr>
    </w:p>
    <w:p w:rsidR="0082612F" w:rsidRDefault="00000000">
      <w:pPr>
        <w:pStyle w:val="af"/>
        <w:spacing w:after="312"/>
        <w:ind w:firstLine="422"/>
      </w:pPr>
      <w:r>
        <w:rPr>
          <w:noProof/>
        </w:rPr>
        <w:drawing>
          <wp:anchor distT="0" distB="0" distL="114300" distR="114300" simplePos="0" relativeHeight="251674624" behindDoc="0" locked="0" layoutInCell="1" allowOverlap="1">
            <wp:simplePos x="0" y="0"/>
            <wp:positionH relativeFrom="column">
              <wp:posOffset>-60325</wp:posOffset>
            </wp:positionH>
            <wp:positionV relativeFrom="paragraph">
              <wp:posOffset>111125</wp:posOffset>
            </wp:positionV>
            <wp:extent cx="5755640" cy="3696335"/>
            <wp:effectExtent l="0" t="0" r="10160" b="12065"/>
            <wp:wrapTopAndBottom/>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59"/>
                    <a:stretch>
                      <a:fillRect/>
                    </a:stretch>
                  </pic:blipFill>
                  <pic:spPr>
                    <a:xfrm>
                      <a:off x="0" y="0"/>
                      <a:ext cx="5755640" cy="3696335"/>
                    </a:xfrm>
                    <a:prstGeom prst="rect">
                      <a:avLst/>
                    </a:prstGeom>
                    <a:noFill/>
                    <a:ln>
                      <a:noFill/>
                    </a:ln>
                  </pic:spPr>
                </pic:pic>
              </a:graphicData>
            </a:graphic>
          </wp:anchor>
        </w:drawing>
      </w:r>
      <w:r>
        <w:rPr>
          <w:rFonts w:hint="eastAsia"/>
        </w:rPr>
        <w:t>图</w:t>
      </w:r>
      <w:r>
        <w:rPr>
          <w:rFonts w:hint="eastAsia"/>
        </w:rPr>
        <w:t xml:space="preserve">4-19 </w:t>
      </w:r>
      <w:r>
        <w:rPr>
          <w:rFonts w:hint="eastAsia"/>
        </w:rPr>
        <w:t>生命周期钩子实现的关键代码</w:t>
      </w:r>
    </w:p>
    <w:p w:rsidR="0082612F" w:rsidRDefault="00000000">
      <w:pPr>
        <w:pStyle w:val="4"/>
        <w:spacing w:before="156" w:after="156"/>
        <w:ind w:firstLine="480"/>
      </w:pPr>
      <w:bookmarkStart w:id="89" w:name="_Toc198018640"/>
      <w:r>
        <w:rPr>
          <w:rFonts w:hint="eastAsia"/>
        </w:rPr>
        <w:t xml:space="preserve">4.5.6 </w:t>
      </w:r>
      <w:r>
        <w:rPr>
          <w:rFonts w:hint="eastAsia"/>
        </w:rPr>
        <w:t>其他功能</w:t>
      </w:r>
      <w:bookmarkEnd w:id="89"/>
    </w:p>
    <w:p w:rsidR="0082612F" w:rsidRDefault="00000000">
      <w:pPr>
        <w:ind w:firstLine="480"/>
      </w:pPr>
      <w:r>
        <w:t>在</w:t>
      </w:r>
      <w:r>
        <w:t xml:space="preserve"> </w:t>
      </w:r>
      <w:proofErr w:type="spellStart"/>
      <w:r>
        <w:t>poemMetadata.vue</w:t>
      </w:r>
      <w:proofErr w:type="spellEnd"/>
      <w:r>
        <w:t xml:space="preserve"> </w:t>
      </w:r>
      <w:r>
        <w:t>组件里，</w:t>
      </w:r>
      <w:proofErr w:type="spellStart"/>
      <w:r>
        <w:t>getCurrentMetadataName</w:t>
      </w:r>
      <w:proofErr w:type="spellEnd"/>
      <w:r>
        <w:t xml:space="preserve"> </w:t>
      </w:r>
      <w:r>
        <w:t>和</w:t>
      </w:r>
      <w:r>
        <w:t xml:space="preserve"> </w:t>
      </w:r>
      <w:proofErr w:type="spellStart"/>
      <w:r>
        <w:t>selectMetadata</w:t>
      </w:r>
      <w:proofErr w:type="spellEnd"/>
      <w:r>
        <w:t xml:space="preserve"> </w:t>
      </w:r>
      <w:r>
        <w:t>这两个核心辅助函数共同协作来完成元数据的选择以及展示功能，其中</w:t>
      </w:r>
      <w:proofErr w:type="spellStart"/>
      <w:r>
        <w:t>getCurrentMetadataName</w:t>
      </w:r>
      <w:proofErr w:type="spellEnd"/>
      <w:r>
        <w:t xml:space="preserve"> </w:t>
      </w:r>
      <w:r>
        <w:t>会对</w:t>
      </w:r>
      <w:r>
        <w:t xml:space="preserve"> </w:t>
      </w:r>
      <w:proofErr w:type="spellStart"/>
      <w:r>
        <w:t>metadataList</w:t>
      </w:r>
      <w:proofErr w:type="spellEnd"/>
      <w:r>
        <w:t xml:space="preserve"> </w:t>
      </w:r>
      <w:r>
        <w:t>数组展开遍历，去匹配与</w:t>
      </w:r>
      <w:r>
        <w:t xml:space="preserve"> </w:t>
      </w:r>
      <w:proofErr w:type="spellStart"/>
      <w:r>
        <w:t>currentMetadataId</w:t>
      </w:r>
      <w:proofErr w:type="spellEnd"/>
      <w:r>
        <w:t xml:space="preserve"> </w:t>
      </w:r>
      <w:r>
        <w:t>标识符相对应的元数据项，接着返回该项目的名称属性或者预设的提示文本，这样的机制切实保障了界面层对于当前操作元数据的可视化呈现。而</w:t>
      </w:r>
      <w:r>
        <w:t xml:space="preserve"> </w:t>
      </w:r>
      <w:proofErr w:type="spellStart"/>
      <w:r>
        <w:t>selectMetadata</w:t>
      </w:r>
      <w:proofErr w:type="spellEnd"/>
      <w:r>
        <w:t xml:space="preserve"> </w:t>
      </w:r>
      <w:r>
        <w:t>函数主要是响应用户的元数据选择行为，它接收元数据</w:t>
      </w:r>
      <w:proofErr w:type="gramStart"/>
      <w:r>
        <w:t>行对象</w:t>
      </w:r>
      <w:proofErr w:type="gramEnd"/>
      <w:r>
        <w:t>参数后，把该对象的</w:t>
      </w:r>
      <w:r>
        <w:t xml:space="preserve"> ID </w:t>
      </w:r>
      <w:r>
        <w:t>属性赋予</w:t>
      </w:r>
      <w:r>
        <w:t xml:space="preserve"> </w:t>
      </w:r>
      <w:proofErr w:type="spellStart"/>
      <w:r>
        <w:t>currentMetadataId</w:t>
      </w:r>
      <w:proofErr w:type="spellEnd"/>
      <w:r>
        <w:t xml:space="preserve"> </w:t>
      </w:r>
      <w:r>
        <w:t>状态变量，同时从</w:t>
      </w:r>
      <w:r>
        <w:t xml:space="preserve"> </w:t>
      </w:r>
      <w:proofErr w:type="spellStart"/>
      <w:r>
        <w:t>fieldsData</w:t>
      </w:r>
      <w:proofErr w:type="spellEnd"/>
      <w:r>
        <w:t xml:space="preserve"> </w:t>
      </w:r>
      <w:r>
        <w:t>数据源里提取相应的字段列表并更新到</w:t>
      </w:r>
      <w:r>
        <w:t xml:space="preserve"> </w:t>
      </w:r>
      <w:proofErr w:type="spellStart"/>
      <w:r>
        <w:t>currentFields</w:t>
      </w:r>
      <w:proofErr w:type="spellEnd"/>
      <w:r>
        <w:t xml:space="preserve"> </w:t>
      </w:r>
      <w:r>
        <w:t>状态，以此建立起元数据与字段之间的动态关联关系。这两个函数协同运</w:t>
      </w:r>
      <w:r>
        <w:lastRenderedPageBreak/>
        <w:t>行，保证了用户界面数据展示的一致性，还优化了元数据与字段间的逻辑关联机制，提升了系统在元数据管理方面的交互体验。</w:t>
      </w:r>
    </w:p>
    <w:p w:rsidR="0082612F" w:rsidRDefault="00000000">
      <w:pPr>
        <w:pStyle w:val="af"/>
        <w:spacing w:after="312"/>
        <w:ind w:firstLineChars="0" w:firstLine="0"/>
        <w:jc w:val="both"/>
      </w:pP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412115</wp:posOffset>
            </wp:positionV>
            <wp:extent cx="5754370" cy="1734820"/>
            <wp:effectExtent l="0" t="0" r="0" b="0"/>
            <wp:wrapTopAndBottom/>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60"/>
                    <a:stretch>
                      <a:fillRect/>
                    </a:stretch>
                  </pic:blipFill>
                  <pic:spPr>
                    <a:xfrm>
                      <a:off x="0" y="0"/>
                      <a:ext cx="5754370" cy="1734820"/>
                    </a:xfrm>
                    <a:prstGeom prst="rect">
                      <a:avLst/>
                    </a:prstGeom>
                    <a:noFill/>
                    <a:ln>
                      <a:noFill/>
                    </a:ln>
                  </pic:spPr>
                </pic:pic>
              </a:graphicData>
            </a:graphic>
          </wp:anchor>
        </w:drawing>
      </w:r>
    </w:p>
    <w:p w:rsidR="0082612F" w:rsidRDefault="00000000">
      <w:pPr>
        <w:pStyle w:val="af"/>
        <w:spacing w:after="312"/>
        <w:ind w:firstLine="422"/>
      </w:pPr>
      <w:r>
        <w:rPr>
          <w:rFonts w:hint="eastAsia"/>
        </w:rPr>
        <w:t>图</w:t>
      </w:r>
      <w:r>
        <w:rPr>
          <w:rFonts w:hint="eastAsia"/>
        </w:rPr>
        <w:t xml:space="preserve">4-20 </w:t>
      </w:r>
      <w:r>
        <w:rPr>
          <w:rFonts w:hint="eastAsia"/>
        </w:rPr>
        <w:t>其他功能关键代码</w:t>
      </w:r>
    </w:p>
    <w:p w:rsidR="0082612F" w:rsidRDefault="00000000">
      <w:pPr>
        <w:pStyle w:val="3"/>
        <w:spacing w:before="156" w:after="156"/>
      </w:pPr>
      <w:bookmarkStart w:id="90" w:name="_Toc197894547"/>
      <w:bookmarkStart w:id="91" w:name="_Toc198018641"/>
      <w:r>
        <w:rPr>
          <w:rFonts w:hint="eastAsia"/>
        </w:rPr>
        <w:t xml:space="preserve">4.6 </w:t>
      </w:r>
      <w:r>
        <w:rPr>
          <w:rFonts w:hint="eastAsia"/>
        </w:rPr>
        <w:t>本章总结</w:t>
      </w:r>
      <w:bookmarkEnd w:id="90"/>
      <w:bookmarkEnd w:id="91"/>
    </w:p>
    <w:p w:rsidR="0082612F" w:rsidRDefault="00000000">
      <w:pPr>
        <w:ind w:firstLine="480"/>
      </w:pPr>
      <w:r>
        <w:t>在这一章节当中，针对诗酒文化数据治理与可视化分析平台，对其整体架构设计以及技术实现方案进行了系统且全面的阐述，从技术架构方面来看，该系统采用的是前后端分离的设计模式，其中前端部分是基于</w:t>
      </w:r>
      <w:r>
        <w:t>Vue 3.x</w:t>
      </w:r>
      <w:r>
        <w:t>框架来构建的，在构建过程中集成了</w:t>
      </w:r>
      <w:r>
        <w:t>TypeScript</w:t>
      </w:r>
      <w:r>
        <w:t>、</w:t>
      </w:r>
      <w:proofErr w:type="spellStart"/>
      <w:r>
        <w:t>Vuex</w:t>
      </w:r>
      <w:proofErr w:type="spellEnd"/>
      <w:r>
        <w:t>状态管理、</w:t>
      </w:r>
      <w:r>
        <w:t>Vue Router</w:t>
      </w:r>
      <w:r>
        <w:t>路由以及</w:t>
      </w:r>
      <w:r>
        <w:t>Element Plus</w:t>
      </w:r>
      <w:r>
        <w:t>组件库，而数据可视化模块则选用</w:t>
      </w:r>
      <w:proofErr w:type="spellStart"/>
      <w:r>
        <w:t>ECharts</w:t>
      </w:r>
      <w:proofErr w:type="spellEnd"/>
      <w:r>
        <w:t>来给予实现。后端服务是依托</w:t>
      </w:r>
      <w:r>
        <w:t>Node.js</w:t>
      </w:r>
      <w:r>
        <w:t>运行环境的，借助</w:t>
      </w:r>
      <w:r>
        <w:t>Express.js</w:t>
      </w:r>
      <w:r>
        <w:t>框架进行开发，同时配合</w:t>
      </w:r>
      <w:r>
        <w:t>MySQL</w:t>
      </w:r>
      <w:r>
        <w:t>关系型数据库以及配套中间件，最终构建起了一个高效且稳定的数据处理体系，此系统达成了完整的数据生命周期管理流程，涉及了用户请求处理、后端业务逻辑执行、数据库持久化操作以及前端可视化呈现等方面，切实保障了数据处理的时效性与准确性。其核心功能模块包含四大界面，元数据管理界面主要负责诗人及诗词基础信息的</w:t>
      </w:r>
      <w:proofErr w:type="gramStart"/>
      <w:r>
        <w:t>增删改查操作</w:t>
      </w:r>
      <w:proofErr w:type="gramEnd"/>
      <w:r>
        <w:t>，并且可实现数据库实时同步，数据质量评估界面凭借构建多维度评价指标体系，再结合人工智能技术达成自动化质量分析以及报告输出，标准规范管理界面提供数据标准化处理与查询功能，以此保证治理流程的合</w:t>
      </w:r>
      <w:proofErr w:type="gramStart"/>
      <w:r>
        <w:t>规</w:t>
      </w:r>
      <w:proofErr w:type="gramEnd"/>
      <w:r>
        <w:t>性，可视化分析界面基于</w:t>
      </w:r>
      <w:proofErr w:type="spellStart"/>
      <w:r>
        <w:t>ECharts</w:t>
      </w:r>
      <w:proofErr w:type="spellEnd"/>
      <w:r>
        <w:t>技术实现动态交互式图表展示，支持响应式布局与实时数据更新，为用户提供直观且高效的数据探索体验。这一章节从系统架构、技术选型一直到功能实现都做了阐述，充分呈现出数据治理与可视化分析技术在诗酒文化研究领域的创新应用。</w:t>
      </w:r>
    </w:p>
    <w:p w:rsidR="0082612F" w:rsidRDefault="0082612F">
      <w:pPr>
        <w:ind w:firstLineChars="0" w:firstLine="0"/>
        <w:sectPr w:rsidR="0082612F">
          <w:pgSz w:w="11906" w:h="16838"/>
          <w:pgMar w:top="1701" w:right="1417" w:bottom="1701" w:left="1417" w:header="1134" w:footer="1134" w:gutter="0"/>
          <w:cols w:space="425"/>
          <w:docGrid w:type="lines" w:linePitch="312"/>
        </w:sectPr>
      </w:pPr>
    </w:p>
    <w:p w:rsidR="0082612F" w:rsidRDefault="00000000">
      <w:pPr>
        <w:pStyle w:val="2"/>
        <w:numPr>
          <w:ilvl w:val="0"/>
          <w:numId w:val="1"/>
        </w:numPr>
        <w:ind w:firstLine="720"/>
      </w:pPr>
      <w:bookmarkStart w:id="92" w:name="_Toc198018642"/>
      <w:bookmarkStart w:id="93" w:name="_Toc197894548"/>
      <w:r>
        <w:rPr>
          <w:rFonts w:hint="eastAsia"/>
        </w:rPr>
        <w:lastRenderedPageBreak/>
        <w:t>诗</w:t>
      </w:r>
      <w:proofErr w:type="gramStart"/>
      <w:r>
        <w:rPr>
          <w:rFonts w:hint="eastAsia"/>
        </w:rPr>
        <w:t>酒数据</w:t>
      </w:r>
      <w:proofErr w:type="gramEnd"/>
      <w:r>
        <w:rPr>
          <w:rFonts w:hint="eastAsia"/>
        </w:rPr>
        <w:t>可视分析与数据治理系统测试</w:t>
      </w:r>
      <w:bookmarkEnd w:id="92"/>
      <w:bookmarkEnd w:id="93"/>
    </w:p>
    <w:p w:rsidR="0082612F" w:rsidRDefault="00000000">
      <w:pPr>
        <w:ind w:firstLine="480"/>
      </w:pPr>
      <w:r>
        <w:rPr>
          <w:rFonts w:hint="eastAsia"/>
        </w:rPr>
        <w:t>本研究运用的</w:t>
      </w:r>
      <w:proofErr w:type="gramStart"/>
      <w:r>
        <w:rPr>
          <w:rFonts w:hint="eastAsia"/>
        </w:rPr>
        <w:t>是双维度</w:t>
      </w:r>
      <w:proofErr w:type="gramEnd"/>
      <w:r>
        <w:rPr>
          <w:rFonts w:hint="eastAsia"/>
        </w:rPr>
        <w:t>评估体系，具体囊括功能测试以及性能测试这两大模块，在后续的章节当中将会围绕上述提及的测试维</w:t>
      </w:r>
      <w:proofErr w:type="gramStart"/>
      <w:r>
        <w:rPr>
          <w:rFonts w:hint="eastAsia"/>
        </w:rPr>
        <w:t>度展开</w:t>
      </w:r>
      <w:proofErr w:type="gramEnd"/>
      <w:r>
        <w:rPr>
          <w:rFonts w:hint="eastAsia"/>
        </w:rPr>
        <w:t>详细的论述。</w:t>
      </w:r>
    </w:p>
    <w:p w:rsidR="0082612F" w:rsidRDefault="00000000">
      <w:pPr>
        <w:pStyle w:val="3"/>
        <w:spacing w:before="156" w:after="156"/>
      </w:pPr>
      <w:bookmarkStart w:id="94" w:name="_Toc198018643"/>
      <w:bookmarkStart w:id="95" w:name="_Toc197894549"/>
      <w:r>
        <w:rPr>
          <w:rFonts w:hint="eastAsia"/>
        </w:rPr>
        <w:t>5.1</w:t>
      </w:r>
      <w:r>
        <w:rPr>
          <w:rFonts w:hint="eastAsia"/>
        </w:rPr>
        <w:t>功能性测试</w:t>
      </w:r>
      <w:bookmarkEnd w:id="94"/>
      <w:bookmarkEnd w:id="95"/>
    </w:p>
    <w:p w:rsidR="0082612F" w:rsidRDefault="00000000">
      <w:pPr>
        <w:ind w:firstLine="480"/>
      </w:pPr>
      <w:r>
        <w:rPr>
          <w:rFonts w:hint="eastAsia"/>
        </w:rPr>
        <w:t>本系统功能测试分为前端功能和后端功能测试。</w:t>
      </w:r>
    </w:p>
    <w:p w:rsidR="0082612F" w:rsidRDefault="00000000">
      <w:pPr>
        <w:pStyle w:val="4"/>
        <w:spacing w:before="156" w:after="156"/>
        <w:ind w:firstLine="480"/>
      </w:pPr>
      <w:bookmarkStart w:id="96" w:name="_Toc198018644"/>
      <w:r>
        <w:rPr>
          <w:rFonts w:hint="eastAsia"/>
        </w:rPr>
        <w:t>5.1.1</w:t>
      </w:r>
      <w:r>
        <w:rPr>
          <w:rFonts w:hint="eastAsia"/>
        </w:rPr>
        <w:t>后端功能测试</w:t>
      </w:r>
      <w:bookmarkEnd w:id="96"/>
    </w:p>
    <w:p w:rsidR="0082612F" w:rsidRDefault="00000000">
      <w:pPr>
        <w:ind w:firstLine="480"/>
      </w:pPr>
      <w:r>
        <w:t>本研究打造了一套针对数据全生命周期的测试方案，其中覆盖了数据采集、预处理、存储管理、查询检索、分析计算、质量评估、更新同步、接口对接以及容灾备份等一系列核心功能模块，此测试体系可对后端架构的功能完备性展开系统验证，同时评估其对前端业务请求的稳定支撑能力，并且保证在数据处理的整个链条中，数据完整性与一致性的技术指标契合系统设计规范的要求。</w:t>
      </w:r>
    </w:p>
    <w:p w:rsidR="0082612F" w:rsidRDefault="0082612F">
      <w:pPr>
        <w:ind w:firstLine="480"/>
      </w:pPr>
    </w:p>
    <w:p w:rsidR="0082612F" w:rsidRDefault="00000000">
      <w:pPr>
        <w:pStyle w:val="af0"/>
      </w:pPr>
      <w:r>
        <w:rPr>
          <w:rFonts w:hint="eastAsia"/>
        </w:rPr>
        <w:t>表</w:t>
      </w:r>
      <w:r>
        <w:rPr>
          <w:rFonts w:hint="eastAsia"/>
        </w:rPr>
        <w:t xml:space="preserve">5-1 </w:t>
      </w:r>
      <w:r>
        <w:rPr>
          <w:rFonts w:hint="eastAsia"/>
        </w:rPr>
        <w:t>后端功能测试：数据采集与预处理</w:t>
      </w:r>
    </w:p>
    <w:p w:rsidR="0082612F" w:rsidRDefault="00000000">
      <w:pPr>
        <w:pStyle w:val="af0"/>
        <w:jc w:val="both"/>
      </w:pPr>
      <w:r>
        <w:rPr>
          <w:noProof/>
        </w:rPr>
        <w:drawing>
          <wp:anchor distT="0" distB="0" distL="114300" distR="114300" simplePos="0" relativeHeight="251677696" behindDoc="0" locked="0" layoutInCell="1" allowOverlap="1">
            <wp:simplePos x="0" y="0"/>
            <wp:positionH relativeFrom="column">
              <wp:posOffset>158750</wp:posOffset>
            </wp:positionH>
            <wp:positionV relativeFrom="paragraph">
              <wp:posOffset>100965</wp:posOffset>
            </wp:positionV>
            <wp:extent cx="5346700" cy="2724150"/>
            <wp:effectExtent l="0" t="0" r="0" b="0"/>
            <wp:wrapTopAndBottom/>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1"/>
                    <a:stretch>
                      <a:fillRect/>
                    </a:stretch>
                  </pic:blipFill>
                  <pic:spPr>
                    <a:xfrm>
                      <a:off x="0" y="0"/>
                      <a:ext cx="5346700" cy="2724150"/>
                    </a:xfrm>
                    <a:prstGeom prst="rect">
                      <a:avLst/>
                    </a:prstGeom>
                    <a:noFill/>
                    <a:ln>
                      <a:noFill/>
                    </a:ln>
                  </pic:spPr>
                </pic:pic>
              </a:graphicData>
            </a:graphic>
          </wp:anchor>
        </w:drawing>
      </w:r>
    </w:p>
    <w:p w:rsidR="0082612F" w:rsidRDefault="0082612F">
      <w:pPr>
        <w:pStyle w:val="af0"/>
      </w:pPr>
    </w:p>
    <w:p w:rsidR="0082612F" w:rsidRDefault="0082612F">
      <w:pPr>
        <w:pStyle w:val="af0"/>
      </w:pPr>
    </w:p>
    <w:p w:rsidR="0082612F" w:rsidRDefault="0082612F">
      <w:pPr>
        <w:pStyle w:val="af0"/>
      </w:pPr>
    </w:p>
    <w:p w:rsidR="0082612F" w:rsidRDefault="0082612F">
      <w:pPr>
        <w:pStyle w:val="af0"/>
      </w:pPr>
    </w:p>
    <w:p w:rsidR="0082612F" w:rsidRDefault="00000000">
      <w:pPr>
        <w:pStyle w:val="af0"/>
      </w:pPr>
      <w:r>
        <w:rPr>
          <w:rFonts w:hint="eastAsia"/>
        </w:rPr>
        <w:lastRenderedPageBreak/>
        <w:t>表</w:t>
      </w:r>
      <w:r>
        <w:rPr>
          <w:rFonts w:hint="eastAsia"/>
        </w:rPr>
        <w:t xml:space="preserve">5-2 </w:t>
      </w:r>
      <w:r>
        <w:rPr>
          <w:rFonts w:hint="eastAsia"/>
        </w:rPr>
        <w:t>后端功能测试：数据存储</w:t>
      </w:r>
    </w:p>
    <w:tbl>
      <w:tblPr>
        <w:tblW w:w="4940" w:type="pct"/>
        <w:tblBorders>
          <w:top w:val="single" w:sz="12" w:space="0" w:color="000000"/>
          <w:bottom w:val="single" w:sz="12" w:space="0" w:color="000000"/>
        </w:tblBorders>
        <w:tblLook w:val="04A0" w:firstRow="1" w:lastRow="0" w:firstColumn="1" w:lastColumn="0" w:noHBand="0" w:noVBand="1"/>
      </w:tblPr>
      <w:tblGrid>
        <w:gridCol w:w="2102"/>
        <w:gridCol w:w="2171"/>
        <w:gridCol w:w="1681"/>
        <w:gridCol w:w="1348"/>
        <w:gridCol w:w="1661"/>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T-002</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存储诗</w:t>
            </w:r>
            <w:proofErr w:type="gramStart"/>
            <w:r>
              <w:rPr>
                <w:rFonts w:ascii="宋体" w:hAnsi="宋体" w:cs="宋体"/>
                <w:bCs/>
                <w:color w:val="000000"/>
                <w:spacing w:val="5"/>
                <w:kern w:val="0"/>
                <w:sz w:val="21"/>
                <w:szCs w:val="21"/>
                <w:lang w:bidi="ar"/>
              </w:rPr>
              <w:t>酒数据至</w:t>
            </w:r>
            <w:proofErr w:type="gramEnd"/>
            <w:r>
              <w:rPr>
                <w:rFonts w:ascii="宋体" w:hAnsi="宋体" w:cs="宋体"/>
                <w:bCs/>
                <w:color w:val="000000"/>
                <w:spacing w:val="5"/>
                <w:kern w:val="0"/>
                <w:sz w:val="21"/>
                <w:szCs w:val="21"/>
                <w:lang w:bidi="ar"/>
              </w:rPr>
              <w:t>MySQL</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测试后端数据存储功能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后端获取到预处理后的诗</w:t>
            </w:r>
            <w:proofErr w:type="gramStart"/>
            <w:r>
              <w:rPr>
                <w:rFonts w:ascii="宋体" w:hAnsi="宋体" w:cs="宋体"/>
                <w:bCs/>
                <w:color w:val="000000"/>
                <w:spacing w:val="5"/>
                <w:kern w:val="0"/>
                <w:sz w:val="21"/>
                <w:szCs w:val="21"/>
                <w:lang w:bidi="ar"/>
              </w:rPr>
              <w:t>酒数据</w:t>
            </w:r>
            <w:proofErr w:type="gramEnd"/>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T-002-001</w:t>
            </w:r>
          </w:p>
        </w:tc>
        <w:tc>
          <w:tcPr>
            <w:tcW w:w="2231"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预处理后的诗</w:t>
            </w:r>
            <w:r>
              <w:rPr>
                <w:rFonts w:ascii="宋体" w:hAnsi="宋体" w:cs="宋体" w:hint="eastAsia"/>
                <w:bCs/>
                <w:color w:val="000000"/>
                <w:spacing w:val="5"/>
                <w:kern w:val="0"/>
                <w:sz w:val="21"/>
                <w:szCs w:val="21"/>
                <w:lang w:bidi="ar"/>
              </w:rPr>
              <w:t>歌</w:t>
            </w:r>
            <w:r>
              <w:rPr>
                <w:rFonts w:ascii="宋体" w:hAnsi="宋体" w:cs="宋体"/>
                <w:bCs/>
                <w:color w:val="000000"/>
                <w:spacing w:val="5"/>
                <w:kern w:val="0"/>
                <w:sz w:val="21"/>
                <w:szCs w:val="21"/>
                <w:lang w:bidi="ar"/>
              </w:rPr>
              <w:t>数据</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数据成功存储至MySQL数据库</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数据成功存储至MySQL数据库</w:t>
            </w:r>
          </w:p>
        </w:tc>
        <w:tc>
          <w:tcPr>
            <w:tcW w:w="170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spacing w:line="240" w:lineRule="auto"/>
        <w:ind w:firstLineChars="0" w:firstLine="0"/>
      </w:pPr>
    </w:p>
    <w:p w:rsidR="0082612F" w:rsidRDefault="00000000">
      <w:pPr>
        <w:pStyle w:val="af0"/>
      </w:pPr>
      <w:r>
        <w:rPr>
          <w:rFonts w:hint="eastAsia"/>
        </w:rPr>
        <w:t>表</w:t>
      </w:r>
      <w:r>
        <w:rPr>
          <w:rFonts w:hint="eastAsia"/>
        </w:rPr>
        <w:t xml:space="preserve">5-3 </w:t>
      </w:r>
      <w:r>
        <w:rPr>
          <w:rFonts w:hint="eastAsia"/>
        </w:rPr>
        <w:t>后端功能测试：数据查询与分析</w:t>
      </w:r>
    </w:p>
    <w:tbl>
      <w:tblPr>
        <w:tblW w:w="4996" w:type="pct"/>
        <w:tblBorders>
          <w:top w:val="single" w:sz="12" w:space="0" w:color="000000"/>
          <w:bottom w:val="single" w:sz="12" w:space="0" w:color="000000"/>
        </w:tblBorders>
        <w:tblLook w:val="04A0" w:firstRow="1" w:lastRow="0" w:firstColumn="1" w:lastColumn="0" w:noHBand="0" w:noVBand="1"/>
      </w:tblPr>
      <w:tblGrid>
        <w:gridCol w:w="2140"/>
        <w:gridCol w:w="1158"/>
        <w:gridCol w:w="1922"/>
        <w:gridCol w:w="1922"/>
        <w:gridCol w:w="1923"/>
      </w:tblGrid>
      <w:tr w:rsidR="0082612F">
        <w:trPr>
          <w:trHeight w:val="442"/>
        </w:trPr>
        <w:tc>
          <w:tcPr>
            <w:tcW w:w="2189"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1178"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Cs/>
                <w:color w:val="000000"/>
                <w:spacing w:val="5"/>
                <w:kern w:val="0"/>
                <w:sz w:val="21"/>
                <w:szCs w:val="21"/>
                <w:lang w:bidi="ar"/>
              </w:rPr>
              <w:t>T-003</w:t>
            </w:r>
          </w:p>
        </w:tc>
        <w:tc>
          <w:tcPr>
            <w:tcW w:w="1971" w:type="dxa"/>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c>
          <w:tcPr>
            <w:tcW w:w="1971" w:type="dxa"/>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c>
          <w:tcPr>
            <w:tcW w:w="1972" w:type="dxa"/>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89"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92"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查询并分析诗</w:t>
            </w:r>
            <w:proofErr w:type="gramStart"/>
            <w:r>
              <w:rPr>
                <w:rFonts w:ascii="宋体" w:hAnsi="宋体" w:cs="宋体"/>
                <w:bCs/>
                <w:color w:val="000000"/>
                <w:spacing w:val="5"/>
                <w:kern w:val="0"/>
                <w:sz w:val="21"/>
                <w:szCs w:val="21"/>
                <w:lang w:bidi="ar"/>
              </w:rPr>
              <w:t>酒数据</w:t>
            </w:r>
            <w:proofErr w:type="gramEnd"/>
          </w:p>
        </w:tc>
      </w:tr>
      <w:tr w:rsidR="0082612F">
        <w:trPr>
          <w:trHeight w:val="442"/>
        </w:trPr>
        <w:tc>
          <w:tcPr>
            <w:tcW w:w="218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92"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测试后端数据查询与分析功能</w:t>
            </w:r>
          </w:p>
        </w:tc>
      </w:tr>
      <w:tr w:rsidR="0082612F">
        <w:trPr>
          <w:trHeight w:val="442"/>
        </w:trPr>
        <w:tc>
          <w:tcPr>
            <w:tcW w:w="218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92"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前端发送数据查询请求</w:t>
            </w:r>
          </w:p>
        </w:tc>
      </w:tr>
      <w:tr w:rsidR="0082612F">
        <w:trPr>
          <w:trHeight w:val="442"/>
        </w:trPr>
        <w:tc>
          <w:tcPr>
            <w:tcW w:w="218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1178"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97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97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972"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8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T-003-001</w:t>
            </w:r>
          </w:p>
        </w:tc>
        <w:tc>
          <w:tcPr>
            <w:tcW w:w="1178"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前端数据查询请求</w:t>
            </w:r>
          </w:p>
        </w:tc>
        <w:tc>
          <w:tcPr>
            <w:tcW w:w="1971"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返回查询结果并进行数据分析</w:t>
            </w:r>
          </w:p>
        </w:tc>
        <w:tc>
          <w:tcPr>
            <w:tcW w:w="1971"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返回查询结果并进行数据分析</w:t>
            </w:r>
          </w:p>
        </w:tc>
        <w:tc>
          <w:tcPr>
            <w:tcW w:w="1972"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pStyle w:val="af0"/>
      </w:pPr>
    </w:p>
    <w:p w:rsidR="0082612F" w:rsidRDefault="00000000">
      <w:pPr>
        <w:pStyle w:val="af0"/>
      </w:pPr>
      <w:r>
        <w:rPr>
          <w:rFonts w:hint="eastAsia"/>
        </w:rPr>
        <w:t>表</w:t>
      </w:r>
      <w:r>
        <w:rPr>
          <w:rFonts w:hint="eastAsia"/>
        </w:rPr>
        <w:t xml:space="preserve">5-4 </w:t>
      </w:r>
      <w:r>
        <w:rPr>
          <w:rFonts w:hint="eastAsia"/>
        </w:rPr>
        <w:t>后端功能测试：数据质量评估</w:t>
      </w:r>
    </w:p>
    <w:tbl>
      <w:tblPr>
        <w:tblW w:w="4940" w:type="pct"/>
        <w:tblBorders>
          <w:top w:val="single" w:sz="12" w:space="0" w:color="000000"/>
          <w:bottom w:val="single" w:sz="12" w:space="0" w:color="000000"/>
        </w:tblBorders>
        <w:tblLook w:val="04A0" w:firstRow="1" w:lastRow="0" w:firstColumn="1" w:lastColumn="0" w:noHBand="0" w:noVBand="1"/>
      </w:tblPr>
      <w:tblGrid>
        <w:gridCol w:w="2108"/>
        <w:gridCol w:w="2177"/>
        <w:gridCol w:w="1674"/>
        <w:gridCol w:w="1339"/>
        <w:gridCol w:w="1665"/>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T-004</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评估诗酒数据质量</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测试后端数据质量评估功能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后端获取到待评估的诗</w:t>
            </w:r>
            <w:proofErr w:type="gramStart"/>
            <w:r>
              <w:rPr>
                <w:rFonts w:ascii="宋体" w:hAnsi="宋体" w:cs="宋体"/>
                <w:bCs/>
                <w:color w:val="000000"/>
                <w:spacing w:val="5"/>
                <w:kern w:val="0"/>
                <w:sz w:val="21"/>
                <w:szCs w:val="21"/>
                <w:lang w:bidi="ar"/>
              </w:rPr>
              <w:t>酒数据</w:t>
            </w:r>
            <w:proofErr w:type="gramEnd"/>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T-004-001</w:t>
            </w:r>
          </w:p>
        </w:tc>
        <w:tc>
          <w:tcPr>
            <w:tcW w:w="2231"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待评估的诗</w:t>
            </w:r>
            <w:proofErr w:type="gramStart"/>
            <w:r>
              <w:rPr>
                <w:rFonts w:ascii="宋体" w:hAnsi="宋体" w:cs="宋体"/>
                <w:bCs/>
                <w:color w:val="000000"/>
                <w:spacing w:val="5"/>
                <w:kern w:val="0"/>
                <w:sz w:val="21"/>
                <w:szCs w:val="21"/>
                <w:lang w:bidi="ar"/>
              </w:rPr>
              <w:t>酒数据</w:t>
            </w:r>
            <w:proofErr w:type="gramEnd"/>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返回数据质量评估报告</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返回数据质量评估报告</w:t>
            </w:r>
          </w:p>
        </w:tc>
        <w:tc>
          <w:tcPr>
            <w:tcW w:w="1706"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pStyle w:val="af0"/>
      </w:pPr>
    </w:p>
    <w:p w:rsidR="0082612F" w:rsidRDefault="0082612F">
      <w:pPr>
        <w:pStyle w:val="af0"/>
      </w:pPr>
    </w:p>
    <w:p w:rsidR="0082612F" w:rsidRDefault="0082612F">
      <w:pPr>
        <w:pStyle w:val="af0"/>
      </w:pPr>
    </w:p>
    <w:p w:rsidR="0082612F" w:rsidRDefault="0082612F">
      <w:pPr>
        <w:pStyle w:val="af0"/>
      </w:pPr>
    </w:p>
    <w:p w:rsidR="0082612F" w:rsidRDefault="00000000">
      <w:pPr>
        <w:pStyle w:val="af0"/>
      </w:pPr>
      <w:r>
        <w:rPr>
          <w:rFonts w:hint="eastAsia"/>
        </w:rPr>
        <w:lastRenderedPageBreak/>
        <w:t>表</w:t>
      </w:r>
      <w:r>
        <w:rPr>
          <w:rFonts w:hint="eastAsia"/>
        </w:rPr>
        <w:t xml:space="preserve">5-5 </w:t>
      </w:r>
      <w:r>
        <w:rPr>
          <w:rFonts w:hint="eastAsia"/>
        </w:rPr>
        <w:t>后端功能测试：数据采集与预处理</w:t>
      </w:r>
    </w:p>
    <w:tbl>
      <w:tblPr>
        <w:tblW w:w="4940" w:type="pct"/>
        <w:tblBorders>
          <w:top w:val="single" w:sz="12" w:space="0" w:color="000000"/>
          <w:bottom w:val="single" w:sz="12" w:space="0" w:color="000000"/>
        </w:tblBorders>
        <w:tblLook w:val="04A0" w:firstRow="1" w:lastRow="0" w:firstColumn="1" w:lastColumn="0" w:noHBand="0" w:noVBand="1"/>
      </w:tblPr>
      <w:tblGrid>
        <w:gridCol w:w="2108"/>
        <w:gridCol w:w="2177"/>
        <w:gridCol w:w="1674"/>
        <w:gridCol w:w="1339"/>
        <w:gridCol w:w="1665"/>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T-005</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更新并同步诗</w:t>
            </w:r>
            <w:proofErr w:type="gramStart"/>
            <w:r>
              <w:rPr>
                <w:rFonts w:ascii="宋体" w:hAnsi="宋体" w:cs="宋体"/>
                <w:bCs/>
                <w:color w:val="000000"/>
                <w:spacing w:val="5"/>
                <w:kern w:val="0"/>
                <w:sz w:val="21"/>
                <w:szCs w:val="21"/>
                <w:lang w:bidi="ar"/>
              </w:rPr>
              <w:t>酒数据</w:t>
            </w:r>
            <w:proofErr w:type="gramEnd"/>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测试后端数据更新与同步功能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前端发送数据更新请求</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T-005-001</w:t>
            </w:r>
          </w:p>
        </w:tc>
        <w:tc>
          <w:tcPr>
            <w:tcW w:w="2231"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前端数据更新请求</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数据更新并同步至数据库</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数据更新并同步至数据库</w:t>
            </w:r>
          </w:p>
        </w:tc>
        <w:tc>
          <w:tcPr>
            <w:tcW w:w="170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pStyle w:val="af0"/>
        <w:jc w:val="both"/>
      </w:pPr>
    </w:p>
    <w:p w:rsidR="0082612F" w:rsidRDefault="00000000">
      <w:pPr>
        <w:pStyle w:val="af0"/>
      </w:pPr>
      <w:r>
        <w:rPr>
          <w:rFonts w:hint="eastAsia"/>
        </w:rPr>
        <w:t>表</w:t>
      </w:r>
      <w:r>
        <w:rPr>
          <w:rFonts w:hint="eastAsia"/>
        </w:rPr>
        <w:t xml:space="preserve">5-6 </w:t>
      </w:r>
      <w:r>
        <w:rPr>
          <w:rFonts w:hint="eastAsia"/>
        </w:rPr>
        <w:t>后端功能测试：数据导出与接口对接</w:t>
      </w:r>
    </w:p>
    <w:tbl>
      <w:tblPr>
        <w:tblW w:w="4940" w:type="pct"/>
        <w:tblBorders>
          <w:top w:val="single" w:sz="12" w:space="0" w:color="000000"/>
          <w:bottom w:val="single" w:sz="12" w:space="0" w:color="000000"/>
        </w:tblBorders>
        <w:tblLook w:val="04A0" w:firstRow="1" w:lastRow="0" w:firstColumn="1" w:lastColumn="0" w:noHBand="0" w:noVBand="1"/>
      </w:tblPr>
      <w:tblGrid>
        <w:gridCol w:w="2108"/>
        <w:gridCol w:w="2177"/>
        <w:gridCol w:w="1674"/>
        <w:gridCol w:w="1339"/>
        <w:gridCol w:w="1665"/>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T-006</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导出诗</w:t>
            </w:r>
            <w:proofErr w:type="gramStart"/>
            <w:r>
              <w:rPr>
                <w:rFonts w:ascii="宋体" w:hAnsi="宋体" w:cs="宋体"/>
                <w:bCs/>
                <w:color w:val="000000"/>
                <w:spacing w:val="5"/>
                <w:kern w:val="0"/>
                <w:sz w:val="21"/>
                <w:szCs w:val="21"/>
                <w:lang w:bidi="ar"/>
              </w:rPr>
              <w:t>酒数据</w:t>
            </w:r>
            <w:proofErr w:type="gramEnd"/>
            <w:r>
              <w:rPr>
                <w:rFonts w:ascii="宋体" w:hAnsi="宋体" w:cs="宋体"/>
                <w:bCs/>
                <w:color w:val="000000"/>
                <w:spacing w:val="5"/>
                <w:kern w:val="0"/>
                <w:sz w:val="21"/>
                <w:szCs w:val="21"/>
                <w:lang w:bidi="ar"/>
              </w:rPr>
              <w:t>并对接外部接口</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测试后端数据导出与接口对接功能</w:t>
            </w:r>
          </w:p>
        </w:tc>
      </w:tr>
      <w:tr w:rsidR="0082612F">
        <w:trPr>
          <w:trHeight w:val="397"/>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前端发送数据导出请求</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T-006-001</w:t>
            </w:r>
          </w:p>
        </w:tc>
        <w:tc>
          <w:tcPr>
            <w:tcW w:w="2231"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前端数据导出请求</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数据成功导出并完成接口对接</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数据成功导出并完成接口对接</w:t>
            </w:r>
          </w:p>
        </w:tc>
        <w:tc>
          <w:tcPr>
            <w:tcW w:w="1706"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pStyle w:val="af0"/>
      </w:pPr>
    </w:p>
    <w:p w:rsidR="0082612F" w:rsidRDefault="00000000">
      <w:pPr>
        <w:pStyle w:val="af0"/>
      </w:pPr>
      <w:r>
        <w:rPr>
          <w:rFonts w:hint="eastAsia"/>
        </w:rPr>
        <w:t>表</w:t>
      </w:r>
      <w:r>
        <w:rPr>
          <w:rFonts w:hint="eastAsia"/>
        </w:rPr>
        <w:t xml:space="preserve">5-7 </w:t>
      </w:r>
      <w:r>
        <w:rPr>
          <w:rFonts w:hint="eastAsia"/>
        </w:rPr>
        <w:t>后端功能测试：数据备份与恢复</w:t>
      </w:r>
    </w:p>
    <w:tbl>
      <w:tblPr>
        <w:tblW w:w="4940" w:type="pct"/>
        <w:tblBorders>
          <w:top w:val="single" w:sz="12" w:space="0" w:color="000000"/>
          <w:bottom w:val="single" w:sz="12" w:space="0" w:color="000000"/>
        </w:tblBorders>
        <w:tblLook w:val="04A0" w:firstRow="1" w:lastRow="0" w:firstColumn="1" w:lastColumn="0" w:noHBand="0" w:noVBand="1"/>
      </w:tblPr>
      <w:tblGrid>
        <w:gridCol w:w="2108"/>
        <w:gridCol w:w="2177"/>
        <w:gridCol w:w="1674"/>
        <w:gridCol w:w="1339"/>
        <w:gridCol w:w="1665"/>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T-007</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备份并恢复诗</w:t>
            </w:r>
            <w:proofErr w:type="gramStart"/>
            <w:r>
              <w:rPr>
                <w:rFonts w:ascii="宋体" w:hAnsi="宋体" w:cs="宋体"/>
                <w:bCs/>
                <w:color w:val="000000"/>
                <w:spacing w:val="5"/>
                <w:kern w:val="0"/>
                <w:sz w:val="21"/>
                <w:szCs w:val="21"/>
                <w:lang w:bidi="ar"/>
              </w:rPr>
              <w:t>酒数据</w:t>
            </w:r>
            <w:proofErr w:type="gramEnd"/>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测试后端数据备份与恢复功能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后端完成数据备份操作</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T-007-001</w:t>
            </w:r>
          </w:p>
        </w:tc>
        <w:tc>
          <w:tcPr>
            <w:tcW w:w="2231"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数据备份指令</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数据成功备份并可恢复</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数据成功备份并可恢复</w:t>
            </w:r>
          </w:p>
        </w:tc>
        <w:tc>
          <w:tcPr>
            <w:tcW w:w="1706"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ind w:firstLine="480"/>
      </w:pPr>
    </w:p>
    <w:p w:rsidR="0082612F" w:rsidRDefault="00000000">
      <w:pPr>
        <w:ind w:firstLine="480"/>
      </w:pPr>
      <w:r>
        <w:rPr>
          <w:rFonts w:hint="eastAsia"/>
        </w:rPr>
        <w:t>本研究精心设计的数据全生命周期功能测试体系，对数据采集、预处理、存储、查询、分析、质量评估、更新同步、接口对接以及备份恢复等核心环节的运行效能，进行</w:t>
      </w:r>
      <w:r>
        <w:rPr>
          <w:rFonts w:hint="eastAsia"/>
        </w:rPr>
        <w:lastRenderedPageBreak/>
        <w:t>了全面且系统的验证，实验数据说明：在数据采集环节，系统可精准地获取权威数据源的信息，并顺利完成预处理工作，经过预处理的数据，可以高效地存入</w:t>
      </w:r>
      <w:r>
        <w:rPr>
          <w:rFonts w:hint="eastAsia"/>
        </w:rPr>
        <w:t>MySQL</w:t>
      </w:r>
      <w:r>
        <w:rPr>
          <w:rFonts w:hint="eastAsia"/>
        </w:rPr>
        <w:t>数据库，查询请求处理模块可精确地响应前端需求，并提供准确的分析结果，质量评估模块可生成有一定参考价值的评估报告，数据同步机制实现了实时更新的目标，接口对接功能运行顺畅，备份恢复系统呈现出可靠的容灾能力。测试结果充分证明了后端系统架构在功能完整性、运行稳定性方面有优越的性能，其数据一致性与完整性完全契合设计规范，为前端业务提供了坚实的底层支撑。</w:t>
      </w:r>
    </w:p>
    <w:p w:rsidR="0082612F" w:rsidRDefault="00000000">
      <w:pPr>
        <w:pStyle w:val="4"/>
        <w:spacing w:before="156" w:after="156"/>
        <w:ind w:firstLine="480"/>
      </w:pPr>
      <w:bookmarkStart w:id="97" w:name="_Toc198018645"/>
      <w:r>
        <w:rPr>
          <w:rFonts w:hint="eastAsia"/>
        </w:rPr>
        <w:t>5.1.2</w:t>
      </w:r>
      <w:r>
        <w:rPr>
          <w:rFonts w:hint="eastAsia"/>
        </w:rPr>
        <w:t>前端功能测试</w:t>
      </w:r>
      <w:bookmarkEnd w:id="97"/>
    </w:p>
    <w:p w:rsidR="0082612F" w:rsidRDefault="00000000">
      <w:pPr>
        <w:ind w:firstLine="480"/>
      </w:pPr>
      <w:r>
        <w:t>本研究针对用户界面设计展开，着重探讨前端系统于诗酒文化数据展示和分析里的关键作用，借助构建涉及数据可视化呈现、交互式操作、数据检索与过滤等功能模块的综合性测试方案，以此验证前端界面在提高用户数据获取效率以及操作便捷性方面的实际成效。</w:t>
      </w:r>
    </w:p>
    <w:p w:rsidR="0082612F" w:rsidRDefault="0082612F">
      <w:pPr>
        <w:ind w:firstLine="480"/>
      </w:pPr>
    </w:p>
    <w:p w:rsidR="0082612F" w:rsidRDefault="00000000">
      <w:pPr>
        <w:pStyle w:val="af0"/>
      </w:pPr>
      <w:r>
        <w:rPr>
          <w:rFonts w:hint="eastAsia"/>
        </w:rPr>
        <w:t>表</w:t>
      </w:r>
      <w:r>
        <w:rPr>
          <w:rFonts w:hint="eastAsia"/>
        </w:rPr>
        <w:t xml:space="preserve">5-8 </w:t>
      </w:r>
      <w:r>
        <w:rPr>
          <w:rFonts w:hint="eastAsia"/>
        </w:rPr>
        <w:t>前端功能测试：数据可视化展示</w:t>
      </w:r>
    </w:p>
    <w:tbl>
      <w:tblPr>
        <w:tblW w:w="4940" w:type="pct"/>
        <w:tblBorders>
          <w:top w:val="single" w:sz="12" w:space="0" w:color="000000"/>
          <w:bottom w:val="single" w:sz="12" w:space="0" w:color="000000"/>
        </w:tblBorders>
        <w:tblLook w:val="04A0" w:firstRow="1" w:lastRow="0" w:firstColumn="1" w:lastColumn="0" w:noHBand="0" w:noVBand="1"/>
      </w:tblPr>
      <w:tblGrid>
        <w:gridCol w:w="2099"/>
        <w:gridCol w:w="2166"/>
        <w:gridCol w:w="1687"/>
        <w:gridCol w:w="1354"/>
        <w:gridCol w:w="1657"/>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T-008</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诗词数据可视化展示</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测试前端数据可视化展示功能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后端返回诗词数据</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T-008-001</w:t>
            </w:r>
          </w:p>
        </w:tc>
        <w:tc>
          <w:tcPr>
            <w:tcW w:w="2231"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返回的诗词数据</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roofErr w:type="spellStart"/>
            <w:r>
              <w:rPr>
                <w:rFonts w:ascii="宋体" w:hAnsi="宋体" w:cs="宋体"/>
                <w:bCs/>
                <w:color w:val="000000"/>
                <w:spacing w:val="5"/>
                <w:kern w:val="0"/>
                <w:sz w:val="21"/>
                <w:szCs w:val="21"/>
                <w:lang w:bidi="ar"/>
              </w:rPr>
              <w:t>ECharts</w:t>
            </w:r>
            <w:proofErr w:type="spellEnd"/>
            <w:r>
              <w:rPr>
                <w:rFonts w:ascii="宋体" w:hAnsi="宋体" w:cs="宋体"/>
                <w:bCs/>
                <w:color w:val="000000"/>
                <w:spacing w:val="5"/>
                <w:kern w:val="0"/>
                <w:sz w:val="21"/>
                <w:szCs w:val="21"/>
                <w:lang w:bidi="ar"/>
              </w:rPr>
              <w:t>生成的可视化图表正确展示诗词数据</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roofErr w:type="spellStart"/>
            <w:r>
              <w:rPr>
                <w:rFonts w:ascii="宋体" w:hAnsi="宋体" w:cs="宋体"/>
                <w:bCs/>
                <w:color w:val="000000"/>
                <w:spacing w:val="5"/>
                <w:kern w:val="0"/>
                <w:sz w:val="21"/>
                <w:szCs w:val="21"/>
                <w:lang w:bidi="ar"/>
              </w:rPr>
              <w:t>ECharts</w:t>
            </w:r>
            <w:proofErr w:type="spellEnd"/>
            <w:r>
              <w:rPr>
                <w:rFonts w:ascii="宋体" w:hAnsi="宋体" w:cs="宋体"/>
                <w:bCs/>
                <w:color w:val="000000"/>
                <w:spacing w:val="5"/>
                <w:kern w:val="0"/>
                <w:sz w:val="21"/>
                <w:szCs w:val="21"/>
                <w:lang w:bidi="ar"/>
              </w:rPr>
              <w:t>生成的可视化图表正确展示诗词数据</w:t>
            </w:r>
          </w:p>
        </w:tc>
        <w:tc>
          <w:tcPr>
            <w:tcW w:w="170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ind w:firstLineChars="0" w:firstLine="0"/>
      </w:pPr>
    </w:p>
    <w:p w:rsidR="0082612F" w:rsidRDefault="0082612F">
      <w:pPr>
        <w:pStyle w:val="af0"/>
      </w:pPr>
    </w:p>
    <w:p w:rsidR="0082612F" w:rsidRDefault="0082612F">
      <w:pPr>
        <w:pStyle w:val="af0"/>
      </w:pPr>
    </w:p>
    <w:p w:rsidR="0082612F" w:rsidRDefault="0082612F">
      <w:pPr>
        <w:pStyle w:val="af0"/>
      </w:pPr>
    </w:p>
    <w:p w:rsidR="0082612F" w:rsidRDefault="0082612F">
      <w:pPr>
        <w:pStyle w:val="af0"/>
      </w:pPr>
    </w:p>
    <w:p w:rsidR="0082612F" w:rsidRDefault="0082612F">
      <w:pPr>
        <w:pStyle w:val="af0"/>
      </w:pPr>
    </w:p>
    <w:p w:rsidR="0082612F" w:rsidRDefault="00000000">
      <w:pPr>
        <w:pStyle w:val="af0"/>
      </w:pPr>
      <w:r>
        <w:rPr>
          <w:rFonts w:hint="eastAsia"/>
        </w:rPr>
        <w:lastRenderedPageBreak/>
        <w:t>表</w:t>
      </w:r>
      <w:r>
        <w:rPr>
          <w:rFonts w:hint="eastAsia"/>
        </w:rPr>
        <w:t xml:space="preserve">5-9 </w:t>
      </w:r>
      <w:r>
        <w:rPr>
          <w:rFonts w:hint="eastAsia"/>
        </w:rPr>
        <w:t>前端功能测试：用户交互操作</w:t>
      </w:r>
    </w:p>
    <w:tbl>
      <w:tblPr>
        <w:tblW w:w="4940" w:type="pct"/>
        <w:tblBorders>
          <w:top w:val="single" w:sz="12" w:space="0" w:color="000000"/>
          <w:bottom w:val="single" w:sz="12" w:space="0" w:color="000000"/>
        </w:tblBorders>
        <w:tblLook w:val="04A0" w:firstRow="1" w:lastRow="0" w:firstColumn="1" w:lastColumn="0" w:noHBand="0" w:noVBand="1"/>
      </w:tblPr>
      <w:tblGrid>
        <w:gridCol w:w="2108"/>
        <w:gridCol w:w="2177"/>
        <w:gridCol w:w="1674"/>
        <w:gridCol w:w="1339"/>
        <w:gridCol w:w="1665"/>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T-009</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用户交互操作响应</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测试前端用户交互功能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用户进行界面交互操作</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T-009-001</w:t>
            </w:r>
          </w:p>
        </w:tc>
        <w:tc>
          <w:tcPr>
            <w:tcW w:w="2231"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用户界面交互操作</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系统响应并完成相应操作</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系统响应并完成相应操作</w:t>
            </w:r>
          </w:p>
        </w:tc>
        <w:tc>
          <w:tcPr>
            <w:tcW w:w="170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pStyle w:val="af0"/>
      </w:pPr>
    </w:p>
    <w:p w:rsidR="0082612F" w:rsidRDefault="00000000">
      <w:pPr>
        <w:pStyle w:val="af0"/>
      </w:pPr>
      <w:r>
        <w:rPr>
          <w:rFonts w:hint="eastAsia"/>
        </w:rPr>
        <w:t>表</w:t>
      </w:r>
      <w:r>
        <w:rPr>
          <w:rFonts w:hint="eastAsia"/>
        </w:rPr>
        <w:t xml:space="preserve">5-10 </w:t>
      </w:r>
      <w:r>
        <w:rPr>
          <w:rFonts w:hint="eastAsia"/>
        </w:rPr>
        <w:t>前端功能测试：数据查询与筛选</w:t>
      </w:r>
    </w:p>
    <w:tbl>
      <w:tblPr>
        <w:tblW w:w="4940" w:type="pct"/>
        <w:tblBorders>
          <w:top w:val="single" w:sz="12" w:space="0" w:color="000000"/>
          <w:bottom w:val="single" w:sz="12" w:space="0" w:color="000000"/>
        </w:tblBorders>
        <w:tblLook w:val="04A0" w:firstRow="1" w:lastRow="0" w:firstColumn="1" w:lastColumn="0" w:noHBand="0" w:noVBand="1"/>
      </w:tblPr>
      <w:tblGrid>
        <w:gridCol w:w="2108"/>
        <w:gridCol w:w="2177"/>
        <w:gridCol w:w="1674"/>
        <w:gridCol w:w="1339"/>
        <w:gridCol w:w="1665"/>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T-010</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诗词数据查询与筛选</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测试前端数据查询与筛选功能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用户输入查询条件</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T-010-001</w:t>
            </w:r>
          </w:p>
        </w:tc>
        <w:tc>
          <w:tcPr>
            <w:tcW w:w="2231"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用户查询条件</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返回符合查询条件的诗词数据</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返回符合查询条件的诗词数据</w:t>
            </w:r>
          </w:p>
        </w:tc>
        <w:tc>
          <w:tcPr>
            <w:tcW w:w="170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pStyle w:val="af0"/>
      </w:pPr>
    </w:p>
    <w:p w:rsidR="0082612F" w:rsidRDefault="00000000">
      <w:pPr>
        <w:pStyle w:val="af0"/>
      </w:pPr>
      <w:r>
        <w:rPr>
          <w:rFonts w:hint="eastAsia"/>
        </w:rPr>
        <w:t>表</w:t>
      </w:r>
      <w:r>
        <w:rPr>
          <w:rFonts w:hint="eastAsia"/>
        </w:rPr>
        <w:t xml:space="preserve">5-11 </w:t>
      </w:r>
      <w:r>
        <w:rPr>
          <w:rFonts w:hint="eastAsia"/>
        </w:rPr>
        <w:t>前端功能测试：质量报告生成与展示</w:t>
      </w:r>
    </w:p>
    <w:tbl>
      <w:tblPr>
        <w:tblW w:w="4940" w:type="pct"/>
        <w:tblBorders>
          <w:top w:val="single" w:sz="12" w:space="0" w:color="000000"/>
          <w:bottom w:val="single" w:sz="12" w:space="0" w:color="000000"/>
        </w:tblBorders>
        <w:tblLook w:val="04A0" w:firstRow="1" w:lastRow="0" w:firstColumn="1" w:lastColumn="0" w:noHBand="0" w:noVBand="1"/>
      </w:tblPr>
      <w:tblGrid>
        <w:gridCol w:w="2108"/>
        <w:gridCol w:w="2177"/>
        <w:gridCol w:w="1674"/>
        <w:gridCol w:w="1339"/>
        <w:gridCol w:w="1665"/>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T-011</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数据质量报告生成与展示</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测试前端质量报告功能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后端返回质量评估数据</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T-011-001</w:t>
            </w:r>
          </w:p>
        </w:tc>
        <w:tc>
          <w:tcPr>
            <w:tcW w:w="2231"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质量评估数据</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生成并展示数据质量报告</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生成并展示数据质量报告</w:t>
            </w:r>
          </w:p>
        </w:tc>
        <w:tc>
          <w:tcPr>
            <w:tcW w:w="1706" w:type="dxa"/>
            <w:tcBorders>
              <w:top w:val="nil"/>
              <w:left w:val="nil"/>
              <w:bottom w:val="single" w:sz="12"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pStyle w:val="af0"/>
      </w:pPr>
    </w:p>
    <w:p w:rsidR="0082612F" w:rsidRDefault="0082612F">
      <w:pPr>
        <w:pStyle w:val="af0"/>
      </w:pPr>
    </w:p>
    <w:p w:rsidR="0082612F" w:rsidRDefault="00000000">
      <w:pPr>
        <w:pStyle w:val="af0"/>
      </w:pPr>
      <w:r>
        <w:rPr>
          <w:rFonts w:hint="eastAsia"/>
        </w:rPr>
        <w:lastRenderedPageBreak/>
        <w:t>表</w:t>
      </w:r>
      <w:r>
        <w:rPr>
          <w:rFonts w:hint="eastAsia"/>
        </w:rPr>
        <w:t xml:space="preserve">5-12 </w:t>
      </w:r>
      <w:r>
        <w:rPr>
          <w:rFonts w:hint="eastAsia"/>
        </w:rPr>
        <w:t>前端功能测试：界面响应与适配</w:t>
      </w:r>
    </w:p>
    <w:tbl>
      <w:tblPr>
        <w:tblW w:w="4940" w:type="pct"/>
        <w:tblBorders>
          <w:top w:val="single" w:sz="12" w:space="0" w:color="000000"/>
          <w:bottom w:val="single" w:sz="12" w:space="0" w:color="000000"/>
        </w:tblBorders>
        <w:tblLook w:val="04A0" w:firstRow="1" w:lastRow="0" w:firstColumn="1" w:lastColumn="0" w:noHBand="0" w:noVBand="1"/>
      </w:tblPr>
      <w:tblGrid>
        <w:gridCol w:w="2108"/>
        <w:gridCol w:w="2177"/>
        <w:gridCol w:w="1674"/>
        <w:gridCol w:w="1339"/>
        <w:gridCol w:w="1665"/>
      </w:tblGrid>
      <w:tr w:rsidR="0082612F">
        <w:trPr>
          <w:trHeight w:val="442"/>
        </w:trPr>
        <w:tc>
          <w:tcPr>
            <w:tcW w:w="2156" w:type="dxa"/>
            <w:tcBorders>
              <w:top w:val="single" w:sz="12" w:space="0" w:color="000000"/>
              <w:left w:val="nil"/>
              <w:bottom w:val="single" w:sz="4" w:space="0" w:color="000000"/>
              <w:right w:val="nil"/>
              <w:tl2br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用例编码</w:t>
            </w:r>
          </w:p>
        </w:tc>
        <w:tc>
          <w:tcPr>
            <w:tcW w:w="2231" w:type="dxa"/>
            <w:tcBorders>
              <w:top w:val="single" w:sz="12" w:space="0" w:color="000000"/>
              <w:left w:val="nil"/>
              <w:bottom w:val="single" w:sz="4"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T-012</w:t>
            </w:r>
          </w:p>
        </w:tc>
        <w:tc>
          <w:tcPr>
            <w:tcW w:w="0" w:type="auto"/>
            <w:gridSpan w:val="3"/>
            <w:tcBorders>
              <w:top w:val="single" w:sz="12" w:space="0" w:color="000000"/>
              <w:left w:val="nil"/>
              <w:bottom w:val="single" w:sz="4" w:space="0" w:color="000000"/>
              <w:right w:val="nil"/>
            </w:tcBorders>
            <w:shd w:val="clear" w:color="auto" w:fill="FFFFFF"/>
          </w:tcPr>
          <w:p w:rsidR="0082612F" w:rsidRDefault="0082612F">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p>
        </w:tc>
      </w:tr>
      <w:tr w:rsidR="0082612F">
        <w:trPr>
          <w:trHeight w:val="442"/>
        </w:trPr>
        <w:tc>
          <w:tcPr>
            <w:tcW w:w="2156" w:type="dxa"/>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功能描述</w:t>
            </w:r>
          </w:p>
        </w:tc>
        <w:tc>
          <w:tcPr>
            <w:tcW w:w="7021" w:type="dxa"/>
            <w:gridSpan w:val="4"/>
            <w:tcBorders>
              <w:top w:val="single" w:sz="4" w:space="0" w:color="000000"/>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界面响应速度与适配性</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用例目的</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测试前端界面响应与适配功能</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用例前提</w:t>
            </w:r>
          </w:p>
        </w:tc>
        <w:tc>
          <w:tcPr>
            <w:tcW w:w="7021" w:type="dxa"/>
            <w:gridSpan w:val="4"/>
            <w:tcBorders>
              <w:top w:val="nil"/>
              <w:left w:val="nil"/>
              <w:bottom w:val="nil"/>
              <w:right w:val="nil"/>
            </w:tcBorders>
            <w:shd w:val="clear" w:color="auto" w:fill="FFFFFF"/>
          </w:tcPr>
          <w:p w:rsidR="0082612F" w:rsidRDefault="00000000">
            <w:pPr>
              <w:widowControl/>
              <w:spacing w:line="220" w:lineRule="atLeast"/>
              <w:ind w:firstLineChars="0" w:firstLine="0"/>
              <w:jc w:val="left"/>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用户访问系统界面</w:t>
            </w:r>
          </w:p>
        </w:tc>
      </w:tr>
      <w:tr w:rsidR="0082612F">
        <w:trPr>
          <w:trHeight w:val="442"/>
        </w:trPr>
        <w:tc>
          <w:tcPr>
            <w:tcW w:w="215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子用例编号</w:t>
            </w:r>
          </w:p>
        </w:tc>
        <w:tc>
          <w:tcPr>
            <w:tcW w:w="2231"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输入</w:t>
            </w:r>
          </w:p>
        </w:tc>
        <w:tc>
          <w:tcPr>
            <w:tcW w:w="1715"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期望输出</w:t>
            </w:r>
          </w:p>
        </w:tc>
        <w:tc>
          <w:tcPr>
            <w:tcW w:w="1369"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实际输出</w:t>
            </w:r>
          </w:p>
        </w:tc>
        <w:tc>
          <w:tcPr>
            <w:tcW w:w="1706" w:type="dxa"/>
            <w:tcBorders>
              <w:top w:val="nil"/>
              <w:left w:val="nil"/>
              <w:bottom w:val="nil"/>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
                <w:color w:val="000000"/>
                <w:spacing w:val="5"/>
                <w:kern w:val="0"/>
                <w:sz w:val="21"/>
                <w:szCs w:val="21"/>
                <w:lang w:bidi="ar"/>
              </w:rPr>
            </w:pPr>
            <w:r>
              <w:rPr>
                <w:rFonts w:ascii="宋体" w:hAnsi="宋体" w:cs="宋体"/>
                <w:b/>
                <w:color w:val="000000"/>
                <w:spacing w:val="5"/>
                <w:kern w:val="0"/>
                <w:sz w:val="21"/>
                <w:szCs w:val="21"/>
                <w:lang w:bidi="ar"/>
              </w:rPr>
              <w:t>状态</w:t>
            </w:r>
          </w:p>
        </w:tc>
      </w:tr>
      <w:tr w:rsidR="0082612F">
        <w:trPr>
          <w:trHeight w:val="442"/>
        </w:trPr>
        <w:tc>
          <w:tcPr>
            <w:tcW w:w="2156"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T-012-001</w:t>
            </w:r>
          </w:p>
        </w:tc>
        <w:tc>
          <w:tcPr>
            <w:tcW w:w="2231"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用户界面访问请求</w:t>
            </w:r>
          </w:p>
        </w:tc>
        <w:tc>
          <w:tcPr>
            <w:tcW w:w="1715"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界面快速响应且在不同设备上适配良好</w:t>
            </w:r>
          </w:p>
        </w:tc>
        <w:tc>
          <w:tcPr>
            <w:tcW w:w="1369"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界面快速响应且在不同设备上适配良好</w:t>
            </w:r>
          </w:p>
        </w:tc>
        <w:tc>
          <w:tcPr>
            <w:tcW w:w="1706" w:type="dxa"/>
            <w:tcBorders>
              <w:top w:val="nil"/>
              <w:left w:val="nil"/>
              <w:bottom w:val="single" w:sz="12" w:space="0" w:color="000000"/>
              <w:right w:val="nil"/>
            </w:tcBorders>
            <w:shd w:val="clear" w:color="auto" w:fill="FFFFFF"/>
          </w:tcPr>
          <w:p w:rsidR="0082612F" w:rsidRDefault="00000000">
            <w:pPr>
              <w:widowControl/>
              <w:spacing w:line="220" w:lineRule="atLeast"/>
              <w:ind w:firstLineChars="0" w:firstLine="0"/>
              <w:jc w:val="center"/>
              <w:textAlignment w:val="baseline"/>
              <w:rPr>
                <w:rFonts w:ascii="宋体" w:hAnsi="宋体" w:cs="宋体" w:hint="eastAsia"/>
                <w:bCs/>
                <w:color w:val="000000"/>
                <w:spacing w:val="5"/>
                <w:kern w:val="0"/>
                <w:sz w:val="21"/>
                <w:szCs w:val="21"/>
                <w:lang w:bidi="ar"/>
              </w:rPr>
            </w:pPr>
            <w:r>
              <w:rPr>
                <w:rFonts w:ascii="宋体" w:hAnsi="宋体" w:cs="宋体"/>
                <w:bCs/>
                <w:color w:val="000000"/>
                <w:spacing w:val="5"/>
                <w:kern w:val="0"/>
                <w:sz w:val="21"/>
                <w:szCs w:val="21"/>
                <w:lang w:bidi="ar"/>
              </w:rPr>
              <w:t>正确</w:t>
            </w:r>
          </w:p>
        </w:tc>
      </w:tr>
    </w:tbl>
    <w:p w:rsidR="0082612F" w:rsidRDefault="0082612F">
      <w:pPr>
        <w:pStyle w:val="af0"/>
      </w:pPr>
    </w:p>
    <w:p w:rsidR="0082612F" w:rsidRDefault="00000000">
      <w:pPr>
        <w:pStyle w:val="af0"/>
      </w:pPr>
      <w:r>
        <w:rPr>
          <w:rFonts w:hint="eastAsia"/>
        </w:rPr>
        <w:t>表</w:t>
      </w:r>
      <w:r>
        <w:rPr>
          <w:rFonts w:hint="eastAsia"/>
        </w:rPr>
        <w:t xml:space="preserve">5-13 </w:t>
      </w:r>
      <w:r>
        <w:rPr>
          <w:rFonts w:hint="eastAsia"/>
        </w:rPr>
        <w:t>前端功能测试：用户界面一致性测试</w:t>
      </w:r>
    </w:p>
    <w:p w:rsidR="0082612F" w:rsidRDefault="00000000">
      <w:pPr>
        <w:spacing w:line="240" w:lineRule="auto"/>
        <w:ind w:firstLineChars="0" w:firstLine="0"/>
        <w:jc w:val="left"/>
      </w:pPr>
      <w:r>
        <w:rPr>
          <w:noProof/>
        </w:rPr>
        <w:drawing>
          <wp:inline distT="0" distB="0" distL="114300" distR="114300">
            <wp:extent cx="5726430" cy="2700020"/>
            <wp:effectExtent l="0" t="0" r="127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62"/>
                    <a:stretch>
                      <a:fillRect/>
                    </a:stretch>
                  </pic:blipFill>
                  <pic:spPr>
                    <a:xfrm>
                      <a:off x="0" y="0"/>
                      <a:ext cx="5726430" cy="2700020"/>
                    </a:xfrm>
                    <a:prstGeom prst="rect">
                      <a:avLst/>
                    </a:prstGeom>
                    <a:noFill/>
                    <a:ln>
                      <a:noFill/>
                    </a:ln>
                  </pic:spPr>
                </pic:pic>
              </a:graphicData>
            </a:graphic>
          </wp:inline>
        </w:drawing>
      </w:r>
    </w:p>
    <w:p w:rsidR="0082612F" w:rsidRDefault="0082612F">
      <w:pPr>
        <w:ind w:firstLine="480"/>
      </w:pPr>
    </w:p>
    <w:p w:rsidR="0082612F" w:rsidRDefault="00000000">
      <w:pPr>
        <w:ind w:firstLine="480"/>
      </w:pPr>
      <w:r>
        <w:rPr>
          <w:rFonts w:hint="eastAsia"/>
        </w:rPr>
        <w:t>依据诗酒文化数据展示与分析系统的功能需求情况，本研究设计并且实施了包含多维</w:t>
      </w:r>
      <w:proofErr w:type="gramStart"/>
      <w:r>
        <w:rPr>
          <w:rFonts w:hint="eastAsia"/>
        </w:rPr>
        <w:t>度功能</w:t>
      </w:r>
      <w:proofErr w:type="gramEnd"/>
      <w:r>
        <w:rPr>
          <w:rFonts w:hint="eastAsia"/>
        </w:rPr>
        <w:t>模块的综合性测试方案，着重考察了数据可视化呈现、交互操作响应以及数据检索过滤等核心功能，实验数据显示：在数据可视化方面，</w:t>
      </w:r>
      <w:proofErr w:type="spellStart"/>
      <w:r>
        <w:rPr>
          <w:rFonts w:hint="eastAsia"/>
        </w:rPr>
        <w:t>ECharts</w:t>
      </w:r>
      <w:proofErr w:type="spellEnd"/>
      <w:r>
        <w:rPr>
          <w:rFonts w:hint="eastAsia"/>
        </w:rPr>
        <w:t>图表组件可以准确呈现诗词数据分布特征，交互功能测试说明用户操作指令可得到及时响应并执行，检索系统测试验证了查询条件输入与结果返回的匹配情况，质量评估模块测试证实了数据质量报告的生成与展示功能，跨设备兼容性测试则说明系统界面有良好的响应速度与适配性能。这些实证结果充分证明了该前端系统在优化用户数据获取路径、提升操作效率方面</w:t>
      </w:r>
      <w:r>
        <w:rPr>
          <w:rFonts w:hint="eastAsia"/>
        </w:rPr>
        <w:lastRenderedPageBreak/>
        <w:t>取得的成效，同时也验证了其在诗酒文化数据展示与分析应用中的关键价值，为用户提供了优质的交互体验解决方案。</w:t>
      </w:r>
    </w:p>
    <w:p w:rsidR="0082612F" w:rsidRDefault="00000000">
      <w:pPr>
        <w:pStyle w:val="3"/>
        <w:spacing w:before="156" w:after="156"/>
      </w:pPr>
      <w:bookmarkStart w:id="98" w:name="_Toc198018646"/>
      <w:bookmarkStart w:id="99" w:name="_Toc197894550"/>
      <w:r>
        <w:rPr>
          <w:rFonts w:hint="eastAsia"/>
        </w:rPr>
        <w:t>5.2</w:t>
      </w:r>
      <w:r>
        <w:rPr>
          <w:rFonts w:hint="eastAsia"/>
        </w:rPr>
        <w:t>性能测试</w:t>
      </w:r>
      <w:bookmarkEnd w:id="98"/>
      <w:bookmarkEnd w:id="99"/>
    </w:p>
    <w:p w:rsidR="0082612F" w:rsidRDefault="00000000">
      <w:pPr>
        <w:ind w:firstLine="480"/>
      </w:pPr>
      <w:r>
        <w:t>本研究围绕诗</w:t>
      </w:r>
      <w:proofErr w:type="gramStart"/>
      <w:r>
        <w:t>酒数据</w:t>
      </w:r>
      <w:proofErr w:type="gramEnd"/>
      <w:r>
        <w:t>可视分析以及数据治理系统性能优化的需求展开，着重考察了首屏加载时间也就是</w:t>
      </w:r>
      <w:r>
        <w:t>FCLT</w:t>
      </w:r>
      <w:r>
        <w:t>以及核心</w:t>
      </w:r>
      <w:r>
        <w:t>Web</w:t>
      </w:r>
      <w:r>
        <w:t>指标这两个关键性能参数，这里面，</w:t>
      </w:r>
      <w:r>
        <w:t>FCLT</w:t>
      </w:r>
      <w:r>
        <w:t>是用来衡量用户从发起页面请求开始一直到首屏内容呈现出来所需时间的一项关键指标，它和用户体验直接相关，核心</w:t>
      </w:r>
      <w:r>
        <w:t>Web</w:t>
      </w:r>
      <w:r>
        <w:t>指标是借助最大内容绘制即</w:t>
      </w:r>
      <w:r>
        <w:t>LCP</w:t>
      </w:r>
      <w:r>
        <w:t>、首次输入延迟也就是</w:t>
      </w:r>
      <w:r>
        <w:t>FID</w:t>
      </w:r>
      <w:r>
        <w:t>以及累积布局偏移即</w:t>
      </w:r>
      <w:r>
        <w:t>CLS</w:t>
      </w:r>
      <w:r>
        <w:t>这三个维度，对网页的加载效率、交互响应速度以及视觉稳定性进行系统评估的。依据上述指标的测试数据，我们得到了下面这些实证结果：</w:t>
      </w:r>
    </w:p>
    <w:p w:rsidR="0082612F" w:rsidRDefault="00000000">
      <w:pPr>
        <w:pStyle w:val="af0"/>
      </w:pPr>
      <w:r>
        <w:rPr>
          <w:noProof/>
        </w:rPr>
        <w:drawing>
          <wp:anchor distT="0" distB="0" distL="114300" distR="114300" simplePos="0" relativeHeight="251678720" behindDoc="0" locked="0" layoutInCell="1" allowOverlap="1">
            <wp:simplePos x="0" y="0"/>
            <wp:positionH relativeFrom="column">
              <wp:posOffset>180340</wp:posOffset>
            </wp:positionH>
            <wp:positionV relativeFrom="paragraph">
              <wp:posOffset>382270</wp:posOffset>
            </wp:positionV>
            <wp:extent cx="5422900" cy="2425700"/>
            <wp:effectExtent l="0" t="0" r="0" b="0"/>
            <wp:wrapTopAndBottom/>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63"/>
                    <a:stretch>
                      <a:fillRect/>
                    </a:stretch>
                  </pic:blipFill>
                  <pic:spPr>
                    <a:xfrm>
                      <a:off x="0" y="0"/>
                      <a:ext cx="5422900" cy="2425700"/>
                    </a:xfrm>
                    <a:prstGeom prst="rect">
                      <a:avLst/>
                    </a:prstGeom>
                    <a:noFill/>
                    <a:ln>
                      <a:noFill/>
                    </a:ln>
                  </pic:spPr>
                </pic:pic>
              </a:graphicData>
            </a:graphic>
          </wp:anchor>
        </w:drawing>
      </w:r>
      <w:r>
        <w:rPr>
          <w:rFonts w:hint="eastAsia"/>
        </w:rPr>
        <w:t>表格</w:t>
      </w:r>
      <w:r>
        <w:rPr>
          <w:rFonts w:hint="eastAsia"/>
        </w:rPr>
        <w:t xml:space="preserve">5-14 </w:t>
      </w:r>
      <w:r>
        <w:rPr>
          <w:rFonts w:hint="eastAsia"/>
        </w:rPr>
        <w:t>系统首屏加载时间（</w:t>
      </w:r>
      <w:r>
        <w:rPr>
          <w:rFonts w:hint="eastAsia"/>
        </w:rPr>
        <w:t>FCLT</w:t>
      </w:r>
      <w:r>
        <w:rPr>
          <w:rFonts w:hint="eastAsia"/>
        </w:rPr>
        <w:t>）测试</w:t>
      </w:r>
    </w:p>
    <w:p w:rsidR="0082612F" w:rsidRDefault="00000000">
      <w:pPr>
        <w:ind w:firstLine="480"/>
      </w:pPr>
      <w:r>
        <w:t>依据表</w:t>
      </w:r>
      <w:r>
        <w:t>5-13</w:t>
      </w:r>
      <w:r>
        <w:t>的测试数据展开分析，研究系统于不同测试场景下的首屏加载性能颇为出色，全部测试样本的首屏内容加载时间都未超出</w:t>
      </w:r>
      <w:r>
        <w:t>6</w:t>
      </w:r>
      <w:r>
        <w:t>秒的界限，在</w:t>
      </w:r>
      <w:r>
        <w:t>T-FCLT-5</w:t>
      </w:r>
      <w:r>
        <w:t>测试场景里，系统呈现出极为突出的性能指标，其首屏加载时间仅为</w:t>
      </w:r>
      <w:r>
        <w:t>2.189</w:t>
      </w:r>
      <w:r>
        <w:t>秒，此数据充分证实系统在该特定应用场景下拥有高效的内容渲染能力，可给用户带来卓越的初始访问体验。而其余测试样本的加载时间都保持在合理范围，这一情况有力说明系统有稳定的响应能力，可以契合用户对数据信息的即时获取需求。</w:t>
      </w:r>
    </w:p>
    <w:p w:rsidR="0082612F" w:rsidRDefault="0082612F">
      <w:pPr>
        <w:ind w:firstLine="480"/>
      </w:pPr>
    </w:p>
    <w:p w:rsidR="0082612F" w:rsidRDefault="00000000">
      <w:pPr>
        <w:pStyle w:val="af0"/>
      </w:pPr>
      <w:r>
        <w:rPr>
          <w:noProof/>
        </w:rPr>
        <w:lastRenderedPageBreak/>
        <w:drawing>
          <wp:anchor distT="0" distB="0" distL="114300" distR="114300" simplePos="0" relativeHeight="251680768" behindDoc="0" locked="0" layoutInCell="1" allowOverlap="1">
            <wp:simplePos x="0" y="0"/>
            <wp:positionH relativeFrom="margin">
              <wp:posOffset>76200</wp:posOffset>
            </wp:positionH>
            <wp:positionV relativeFrom="paragraph">
              <wp:posOffset>330200</wp:posOffset>
            </wp:positionV>
            <wp:extent cx="5422900" cy="2425700"/>
            <wp:effectExtent l="0" t="0" r="6350" b="0"/>
            <wp:wrapTopAndBottom/>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64"/>
                    <a:stretch>
                      <a:fillRect/>
                    </a:stretch>
                  </pic:blipFill>
                  <pic:spPr>
                    <a:xfrm>
                      <a:off x="0" y="0"/>
                      <a:ext cx="5422900" cy="2425700"/>
                    </a:xfrm>
                    <a:prstGeom prst="rect">
                      <a:avLst/>
                    </a:prstGeom>
                    <a:noFill/>
                    <a:ln>
                      <a:noFill/>
                    </a:ln>
                  </pic:spPr>
                </pic:pic>
              </a:graphicData>
            </a:graphic>
          </wp:anchor>
        </w:drawing>
      </w:r>
      <w:r>
        <w:t>表</w:t>
      </w:r>
      <w:r>
        <w:t xml:space="preserve"> </w:t>
      </w:r>
      <w:r>
        <w:rPr>
          <w:rFonts w:hint="eastAsia"/>
        </w:rPr>
        <w:t>5-15</w:t>
      </w:r>
      <w:r>
        <w:t xml:space="preserve"> </w:t>
      </w:r>
      <w:r>
        <w:t>加载性能（</w:t>
      </w:r>
      <w:r>
        <w:t>LCP</w:t>
      </w:r>
      <w:r>
        <w:t>）测试</w:t>
      </w:r>
    </w:p>
    <w:p w:rsidR="0082612F" w:rsidRDefault="00000000">
      <w:pPr>
        <w:ind w:firstLine="480"/>
      </w:pPr>
      <w:r>
        <w:t>依据表</w:t>
      </w:r>
      <w:r>
        <w:t>5-14</w:t>
      </w:r>
      <w:r>
        <w:t>所展示的加载性能测试数据，全部测试样例的</w:t>
      </w:r>
      <w:r>
        <w:t>LCP</w:t>
      </w:r>
      <w:r>
        <w:t>指标都优于</w:t>
      </w:r>
      <w:r>
        <w:t>2.5</w:t>
      </w:r>
      <w:r>
        <w:t>秒的基准值，当中</w:t>
      </w:r>
      <w:r>
        <w:t>T-LCP-3</w:t>
      </w:r>
      <w:r>
        <w:t>测试样例的表现颇为突出，其</w:t>
      </w:r>
      <w:r>
        <w:t>LCP</w:t>
      </w:r>
      <w:r>
        <w:t>值是</w:t>
      </w:r>
      <w:r>
        <w:t>0.815</w:t>
      </w:r>
      <w:r>
        <w:t>秒，此结果验证了系统在最大内容绘制方面有不错的响应速度，该性能优势体现了系统在资源加载优先级调度和效率优化方面有效，还凭借关键内容快速呈现改善了用户体验，让用户对系统性能的主观评价有了提升。</w:t>
      </w:r>
    </w:p>
    <w:p w:rsidR="0082612F" w:rsidRDefault="00000000">
      <w:pPr>
        <w:pStyle w:val="3"/>
        <w:spacing w:before="156" w:after="156"/>
      </w:pPr>
      <w:bookmarkStart w:id="100" w:name="_Toc198018647"/>
      <w:bookmarkStart w:id="101" w:name="_Toc197894551"/>
      <w:r>
        <w:rPr>
          <w:rFonts w:hint="eastAsia"/>
        </w:rPr>
        <w:t>5.3</w:t>
      </w:r>
      <w:r>
        <w:rPr>
          <w:rFonts w:hint="eastAsia"/>
        </w:rPr>
        <w:t>本章总结</w:t>
      </w:r>
      <w:bookmarkEnd w:id="100"/>
      <w:bookmarkEnd w:id="101"/>
    </w:p>
    <w:p w:rsidR="0082612F" w:rsidRDefault="00000000">
      <w:pPr>
        <w:ind w:firstLine="480"/>
      </w:pPr>
      <w:r>
        <w:t>本章围绕诗</w:t>
      </w:r>
      <w:proofErr w:type="gramStart"/>
      <w:r>
        <w:t>酒数据</w:t>
      </w:r>
      <w:proofErr w:type="gramEnd"/>
      <w:r>
        <w:t>可视分析与治理系统开展了系统的功能和性能测试验证工作，在功能测试阶段，着重考查了后端数据处理的整个流程以及前端可视化交互系统的运行效率，测试数据显示，系统的各个功能模块都符合设计指标要求，有效保证了数据处理全生命周期的数据完整性和一致性，同时为用户给予了高效且直观的数据分析交互体验。</w:t>
      </w:r>
    </w:p>
    <w:p w:rsidR="0082612F" w:rsidRDefault="00000000">
      <w:pPr>
        <w:ind w:firstLine="480"/>
      </w:pPr>
      <w:r>
        <w:t>本研究对系统性能开展了全面测试分析，着重</w:t>
      </w:r>
      <w:proofErr w:type="gramStart"/>
      <w:r>
        <w:t>考量</w:t>
      </w:r>
      <w:proofErr w:type="gramEnd"/>
      <w:r>
        <w:t>了首屏加载时间以及核心</w:t>
      </w:r>
      <w:r>
        <w:t>Web</w:t>
      </w:r>
      <w:r>
        <w:t>指标等关键参数，测试得出的数据说明，系统性能比预期标准要好：所有测试样本的首屏加载时间都没超过</w:t>
      </w:r>
      <w:r>
        <w:t>6</w:t>
      </w:r>
      <w:r>
        <w:t>秒，其中最好的记录是</w:t>
      </w:r>
      <w:r>
        <w:t>2.189</w:t>
      </w:r>
      <w:r>
        <w:t>秒，在核心</w:t>
      </w:r>
      <w:r>
        <w:t>Web</w:t>
      </w:r>
      <w:r>
        <w:t>指标方面，</w:t>
      </w:r>
      <w:r>
        <w:t>LCP</w:t>
      </w:r>
      <w:r>
        <w:t>数值都符合低于</w:t>
      </w:r>
      <w:r>
        <w:t>2.5</w:t>
      </w:r>
      <w:r>
        <w:t>秒的行业规范，</w:t>
      </w:r>
      <w:r>
        <w:t>FID</w:t>
      </w:r>
      <w:r>
        <w:t>指标处于良好区间，</w:t>
      </w:r>
      <w:r>
        <w:t>CLS</w:t>
      </w:r>
      <w:r>
        <w:t>值稳定保持在</w:t>
      </w:r>
      <w:r>
        <w:t>0.1</w:t>
      </w:r>
      <w:r>
        <w:t>以下，这些数据证实了系统可给用户提供高效、流畅且视觉体验稳定的交互环境。</w:t>
      </w:r>
    </w:p>
    <w:p w:rsidR="0082612F" w:rsidRDefault="00000000">
      <w:pPr>
        <w:ind w:firstLine="480"/>
        <w:sectPr w:rsidR="0082612F">
          <w:pgSz w:w="11906" w:h="16838"/>
          <w:pgMar w:top="1701" w:right="1417" w:bottom="1701" w:left="1417" w:header="1134" w:footer="1134" w:gutter="0"/>
          <w:cols w:space="425"/>
          <w:docGrid w:type="lines" w:linePitch="312"/>
        </w:sectPr>
      </w:pPr>
      <w:r>
        <w:t>根据之前的实验验证，本章节借助系统化测试，证实了诗</w:t>
      </w:r>
      <w:proofErr w:type="gramStart"/>
      <w:r>
        <w:t>酒数据</w:t>
      </w:r>
      <w:proofErr w:type="gramEnd"/>
      <w:r>
        <w:t>可视化分析及治理平台在功能完备程度与运行稳定状况方面取得了良好成效，该平台呈现出不错的人机交互体验和数据处理效率，而且成功搭建起来，为诗酒文化遗产的数字化保护与学术研究实践给予了有力的技术支持。</w:t>
      </w:r>
    </w:p>
    <w:p w:rsidR="0082612F" w:rsidRDefault="00000000">
      <w:pPr>
        <w:spacing w:beforeLines="50" w:before="156" w:afterLines="50" w:after="156"/>
        <w:ind w:firstLine="720"/>
        <w:jc w:val="center"/>
        <w:outlineLvl w:val="0"/>
        <w:rPr>
          <w:rFonts w:eastAsia="黑体" w:cs="Times New Roman"/>
          <w:kern w:val="0"/>
          <w:sz w:val="36"/>
          <w:szCs w:val="36"/>
        </w:rPr>
      </w:pPr>
      <w:bookmarkStart w:id="102" w:name="_Toc198018648"/>
      <w:r>
        <w:rPr>
          <w:rFonts w:eastAsia="黑体" w:cs="Times New Roman"/>
          <w:kern w:val="0"/>
          <w:sz w:val="36"/>
          <w:szCs w:val="36"/>
        </w:rPr>
        <w:lastRenderedPageBreak/>
        <w:t>结论</w:t>
      </w:r>
      <w:bookmarkEnd w:id="102"/>
    </w:p>
    <w:p w:rsidR="0082612F" w:rsidRDefault="00000000">
      <w:pPr>
        <w:ind w:firstLine="480"/>
      </w:pPr>
      <w:r>
        <w:rPr>
          <w:rFonts w:hint="eastAsia"/>
        </w:rPr>
        <w:t>针对</w:t>
      </w:r>
      <w:proofErr w:type="gramStart"/>
      <w:r>
        <w:rPr>
          <w:rFonts w:hint="eastAsia"/>
        </w:rPr>
        <w:t>酒诗数据</w:t>
      </w:r>
      <w:proofErr w:type="gramEnd"/>
      <w:r>
        <w:rPr>
          <w:rFonts w:hint="eastAsia"/>
        </w:rPr>
        <w:t>分散且格式多样、存在大量噪声问题，设计实现了一套酒诗文</w:t>
      </w:r>
      <w:proofErr w:type="gramStart"/>
      <w:r>
        <w:rPr>
          <w:rFonts w:hint="eastAsia"/>
        </w:rPr>
        <w:t>化数据</w:t>
      </w:r>
      <w:proofErr w:type="gramEnd"/>
      <w:r>
        <w:rPr>
          <w:rFonts w:hint="eastAsia"/>
        </w:rPr>
        <w:t>治理与可视化系统。系统基于多层架构设计理念，把系统划分成表现层、业务逻辑层、数据访问层、数据存储层以及</w:t>
      </w:r>
      <w:r>
        <w:rPr>
          <w:rFonts w:hint="eastAsia"/>
        </w:rPr>
        <w:t>AI/</w:t>
      </w:r>
      <w:proofErr w:type="gramStart"/>
      <w:r>
        <w:rPr>
          <w:rFonts w:hint="eastAsia"/>
        </w:rPr>
        <w:t>数据分析层这五个</w:t>
      </w:r>
      <w:proofErr w:type="gramEnd"/>
      <w:r>
        <w:rPr>
          <w:rFonts w:hint="eastAsia"/>
        </w:rPr>
        <w:t>功能层次，在提升系统的可维护性与可扩展性基础上，为各功能模块开发划定了清晰边界。</w:t>
      </w:r>
    </w:p>
    <w:p w:rsidR="0082612F" w:rsidRDefault="00000000">
      <w:pPr>
        <w:ind w:firstLine="480"/>
      </w:pPr>
      <w:r>
        <w:rPr>
          <w:rFonts w:hint="eastAsia"/>
        </w:rPr>
        <w:t>技术实现方面，前端开发用</w:t>
      </w:r>
      <w:r>
        <w:rPr>
          <w:rFonts w:hint="eastAsia"/>
        </w:rPr>
        <w:t>Vue 3</w:t>
      </w:r>
      <w:r>
        <w:rPr>
          <w:rFonts w:hint="eastAsia"/>
        </w:rPr>
        <w:t>框架和</w:t>
      </w:r>
      <w:r>
        <w:rPr>
          <w:rFonts w:hint="eastAsia"/>
        </w:rPr>
        <w:t>TypeScript</w:t>
      </w:r>
      <w:r>
        <w:rPr>
          <w:rFonts w:hint="eastAsia"/>
        </w:rPr>
        <w:t>语言，基于</w:t>
      </w:r>
      <w:r>
        <w:rPr>
          <w:rFonts w:hint="eastAsia"/>
        </w:rPr>
        <w:t>Element Plus</w:t>
      </w:r>
      <w:r>
        <w:rPr>
          <w:rFonts w:hint="eastAsia"/>
        </w:rPr>
        <w:t>组件库搭建用户交互界面，借助</w:t>
      </w:r>
      <w:proofErr w:type="spellStart"/>
      <w:r>
        <w:rPr>
          <w:rFonts w:hint="eastAsia"/>
        </w:rPr>
        <w:t>ECharts</w:t>
      </w:r>
      <w:proofErr w:type="spellEnd"/>
      <w:r>
        <w:rPr>
          <w:rFonts w:hint="eastAsia"/>
        </w:rPr>
        <w:t>实现复杂数据可视化，后端服务基于</w:t>
      </w:r>
      <w:r>
        <w:rPr>
          <w:rFonts w:hint="eastAsia"/>
        </w:rPr>
        <w:t>Node.js</w:t>
      </w:r>
      <w:r>
        <w:rPr>
          <w:rFonts w:hint="eastAsia"/>
        </w:rPr>
        <w:t>运行环境，用</w:t>
      </w:r>
      <w:r>
        <w:rPr>
          <w:rFonts w:hint="eastAsia"/>
        </w:rPr>
        <w:t>Express.js</w:t>
      </w:r>
      <w:r>
        <w:rPr>
          <w:rFonts w:hint="eastAsia"/>
        </w:rPr>
        <w:t>框架构建服务器应用，凭借</w:t>
      </w:r>
      <w:r>
        <w:rPr>
          <w:rFonts w:hint="eastAsia"/>
        </w:rPr>
        <w:t>mysql2/promise</w:t>
      </w:r>
      <w:r>
        <w:rPr>
          <w:rFonts w:hint="eastAsia"/>
        </w:rPr>
        <w:t>库优化</w:t>
      </w:r>
      <w:r>
        <w:rPr>
          <w:rFonts w:hint="eastAsia"/>
        </w:rPr>
        <w:t>MySQL</w:t>
      </w:r>
      <w:r>
        <w:rPr>
          <w:rFonts w:hint="eastAsia"/>
        </w:rPr>
        <w:t>数据库连接池管理，保证数据操作高效及系统运行稳定。系统创新性整合了</w:t>
      </w:r>
      <w:r>
        <w:rPr>
          <w:rFonts w:hint="eastAsia"/>
        </w:rPr>
        <w:t>AI</w:t>
      </w:r>
      <w:r>
        <w:rPr>
          <w:rFonts w:hint="eastAsia"/>
        </w:rPr>
        <w:t>分析模块，该模块用深度学习技术对诗词文本做情感倾向分析和质量评估，提高了数据应用价值与深度挖掘潜力。</w:t>
      </w:r>
    </w:p>
    <w:p w:rsidR="0082612F" w:rsidRDefault="00000000">
      <w:pPr>
        <w:ind w:firstLine="480"/>
        <w:rPr>
          <w:ins w:id="103" w:author="WPS_1661130418" w:date="2025-05-22T09:33:00Z"/>
        </w:rPr>
      </w:pPr>
      <w:r>
        <w:rPr>
          <w:rFonts w:hint="eastAsia"/>
        </w:rPr>
        <w:t>数据治理体系方面，运用多源异构数据采集办法，一方面借助</w:t>
      </w:r>
      <w:r>
        <w:rPr>
          <w:rFonts w:hint="eastAsia"/>
        </w:rPr>
        <w:t>Web</w:t>
      </w:r>
      <w:r>
        <w:rPr>
          <w:rFonts w:hint="eastAsia"/>
        </w:rPr>
        <w:t>爬虫以及</w:t>
      </w:r>
      <w:r>
        <w:rPr>
          <w:rFonts w:hint="eastAsia"/>
        </w:rPr>
        <w:t>API</w:t>
      </w:r>
      <w:r>
        <w:rPr>
          <w:rFonts w:hint="eastAsia"/>
        </w:rPr>
        <w:t>接口来获取权威数据源的原始诗词文本，另一方面还辅以人工录入机制来开展数据补充工作，在数据处理阶段，构建了标准化的清洗流程，以此有效提高数据质量的一致性。为保证数据质量，系统施行多层次验证策略，从前端输入验证、后端业务逻辑校验直至数据库触发器和约束条件设置，形成一套全面的质量控制体系，提高了数据的完整性与可靠性。</w:t>
      </w:r>
    </w:p>
    <w:p w:rsidR="0082612F" w:rsidRDefault="00000000">
      <w:pPr>
        <w:ind w:firstLine="480"/>
      </w:pPr>
      <w:r>
        <w:rPr>
          <w:rFonts w:hint="eastAsia"/>
        </w:rPr>
        <w:t>数据可视化方面，系统采用柱状图和</w:t>
      </w:r>
      <w:proofErr w:type="gramStart"/>
      <w:r>
        <w:rPr>
          <w:rFonts w:hint="eastAsia"/>
        </w:rPr>
        <w:t>饼图</w:t>
      </w:r>
      <w:proofErr w:type="gramEnd"/>
      <w:r>
        <w:rPr>
          <w:rFonts w:hint="eastAsia"/>
        </w:rPr>
        <w:t>两种直观的可视化形式呈现酒诗文化数据。柱状图用于展示</w:t>
      </w:r>
      <w:proofErr w:type="gramStart"/>
      <w:r>
        <w:rPr>
          <w:rFonts w:hint="eastAsia"/>
        </w:rPr>
        <w:t>诗人酒诗的</w:t>
      </w:r>
      <w:proofErr w:type="gramEnd"/>
      <w:r>
        <w:rPr>
          <w:rFonts w:hint="eastAsia"/>
        </w:rPr>
        <w:t>数量，通过直观的柱状对比，用户可以清晰地看到之间的差异。</w:t>
      </w:r>
      <w:proofErr w:type="gramStart"/>
      <w:r>
        <w:rPr>
          <w:rFonts w:hint="eastAsia"/>
        </w:rPr>
        <w:t>饼图则</w:t>
      </w:r>
      <w:proofErr w:type="gramEnd"/>
      <w:r>
        <w:rPr>
          <w:rFonts w:hint="eastAsia"/>
        </w:rPr>
        <w:t>用于呈现酒诗中不同朝代诗人数量、不同作者作品的分布等，通过扇形区域的大小直观地展示各部分的比例关系。这些可视化图表为用户提供了直观易懂的分析视角。</w:t>
      </w:r>
    </w:p>
    <w:p w:rsidR="0082612F" w:rsidRDefault="00000000">
      <w:pPr>
        <w:ind w:firstLine="480"/>
        <w:rPr>
          <w:ins w:id="104" w:author="WPS_1661130418" w:date="2025-05-12T20:11:00Z"/>
        </w:rPr>
      </w:pPr>
      <w:r>
        <w:rPr>
          <w:rFonts w:hint="eastAsia"/>
        </w:rPr>
        <w:t>本研究打造的酒诗文</w:t>
      </w:r>
      <w:proofErr w:type="gramStart"/>
      <w:r>
        <w:rPr>
          <w:rFonts w:hint="eastAsia"/>
        </w:rPr>
        <w:t>化数据</w:t>
      </w:r>
      <w:proofErr w:type="gramEnd"/>
      <w:r>
        <w:rPr>
          <w:rFonts w:hint="eastAsia"/>
        </w:rPr>
        <w:t>治理和可视化系统，依靠智能化分析技术以及可视化呈现手段，给与用户清晰的数据呈现，该系统的技术架构与数据治理方案呈现出不错的通用性和扩展性特点。展望将来，随着数据规模不断扩大以及技术迭代发展，本系统的数据质量及数据治理能力将不断提高发展。</w:t>
      </w:r>
      <w:r>
        <w:t xml:space="preserve"> </w:t>
      </w:r>
    </w:p>
    <w:p w:rsidR="0082612F" w:rsidRDefault="0082612F">
      <w:pPr>
        <w:ind w:firstLine="480"/>
        <w:rPr>
          <w:rFonts w:cs="Times New Roman"/>
        </w:rPr>
      </w:pPr>
    </w:p>
    <w:p w:rsidR="0082612F" w:rsidRDefault="0082612F">
      <w:pPr>
        <w:ind w:firstLine="480"/>
        <w:rPr>
          <w:rFonts w:cs="Times New Roman"/>
        </w:rPr>
        <w:sectPr w:rsidR="0082612F">
          <w:pgSz w:w="11906" w:h="16838"/>
          <w:pgMar w:top="1701" w:right="1417" w:bottom="1701" w:left="1417" w:header="1134" w:footer="1134" w:gutter="0"/>
          <w:cols w:space="425"/>
          <w:docGrid w:type="lines" w:linePitch="312"/>
        </w:sectPr>
      </w:pPr>
    </w:p>
    <w:p w:rsidR="0082612F" w:rsidRDefault="00000000">
      <w:pPr>
        <w:pageBreakBefore/>
        <w:spacing w:beforeLines="50" w:before="156" w:afterLines="50" w:after="156"/>
        <w:ind w:firstLine="720"/>
        <w:jc w:val="center"/>
        <w:outlineLvl w:val="0"/>
        <w:rPr>
          <w:rFonts w:eastAsia="黑体" w:cs="Times New Roman"/>
          <w:sz w:val="36"/>
          <w:szCs w:val="36"/>
        </w:rPr>
      </w:pPr>
      <w:bookmarkStart w:id="105" w:name="_Toc198018649"/>
      <w:r>
        <w:rPr>
          <w:rFonts w:eastAsia="黑体" w:cs="Times New Roman"/>
          <w:sz w:val="36"/>
          <w:szCs w:val="36"/>
        </w:rPr>
        <w:lastRenderedPageBreak/>
        <w:t>致谢</w:t>
      </w:r>
      <w:bookmarkEnd w:id="105"/>
    </w:p>
    <w:p w:rsidR="0082612F" w:rsidRDefault="00000000">
      <w:pPr>
        <w:ind w:firstLine="480"/>
        <w:rPr>
          <w:rFonts w:ascii="宋体" w:hAnsi="宋体" w:cs="Times New Roman" w:hint="eastAsia"/>
        </w:rPr>
      </w:pPr>
      <w:r>
        <w:rPr>
          <w:rFonts w:ascii="宋体" w:hAnsi="宋体" w:cs="Times New Roman" w:hint="eastAsia"/>
        </w:rPr>
        <w:t>在毕业之际，以毕业论文的方式结束大学四年的美好时光。在撰写毕业论文的过程中，深刻体会到法学知识就像建房子，扎实的知识基础才会有牢固的地基，构建好论文的框架和清晰的逻辑思维才能写好一篇有质量的论文。此次的毕业论文也让我知道，独立的思考善于发现问题是作为一名法律人应具备的美好品质。</w:t>
      </w:r>
    </w:p>
    <w:p w:rsidR="0082612F" w:rsidRDefault="00000000">
      <w:pPr>
        <w:ind w:firstLine="480"/>
        <w:rPr>
          <w:rFonts w:ascii="宋体" w:hAnsi="宋体" w:cs="Times New Roman" w:hint="eastAsia"/>
        </w:rPr>
      </w:pPr>
      <w:r>
        <w:rPr>
          <w:rFonts w:ascii="宋体" w:hAnsi="宋体" w:cs="Times New Roman" w:hint="eastAsia"/>
        </w:rPr>
        <w:t>本次毕业论文能顺利完成首先最感谢的是我的指导老师王桂娟老师，从我们论文的选题、开题报告、中期检查、定稿和最终稿，王老师都以最负责、最认真的态度给我们进行指导，对学生的毕业论文进行严格把关，针对我们的论文进行专业的指导，针对我们存在的问题，给予有建设性的建议，给学生进行论文修改带来了很多便利。对王老师表示诚挚的感谢。其次也非常感谢对</w:t>
      </w:r>
      <w:proofErr w:type="gramStart"/>
      <w:r>
        <w:rPr>
          <w:rFonts w:ascii="宋体" w:hAnsi="宋体" w:cs="Times New Roman" w:hint="eastAsia"/>
        </w:rPr>
        <w:t>我予以</w:t>
      </w:r>
      <w:proofErr w:type="gramEnd"/>
      <w:r>
        <w:rPr>
          <w:rFonts w:ascii="宋体" w:hAnsi="宋体" w:cs="Times New Roman" w:hint="eastAsia"/>
        </w:rPr>
        <w:t>帮助的同学，感谢你们在我写作的过程中，遇到困惑时给予我帮助，对于我的毕业论文完成也起到关键作用。</w:t>
      </w:r>
    </w:p>
    <w:p w:rsidR="0082612F" w:rsidRDefault="00000000">
      <w:pPr>
        <w:ind w:firstLine="480"/>
        <w:rPr>
          <w:rFonts w:cs="Times New Roman"/>
        </w:rPr>
        <w:sectPr w:rsidR="0082612F">
          <w:pgSz w:w="11906" w:h="16838"/>
          <w:pgMar w:top="1701" w:right="1417" w:bottom="1701" w:left="1417" w:header="1134" w:footer="1134" w:gutter="0"/>
          <w:cols w:space="425"/>
          <w:docGrid w:type="lines" w:linePitch="312"/>
        </w:sectPr>
      </w:pPr>
      <w:r>
        <w:rPr>
          <w:rFonts w:ascii="宋体" w:hAnsi="宋体" w:cs="Times New Roman" w:hint="eastAsia"/>
        </w:rPr>
        <w:t>大学四年即将画上圆满的句号，在此也感谢各位任课老师大学四年的教导。对于论文老师指出存在的问题，我会虚心听取，积极的改进。在此再次向各位帮助过我的老师和同学们表示诚挚的感谢。</w:t>
      </w:r>
    </w:p>
    <w:p w:rsidR="0082612F" w:rsidRDefault="00000000">
      <w:pPr>
        <w:widowControl/>
        <w:spacing w:beforeLines="50" w:before="156" w:afterLines="50" w:after="156"/>
        <w:ind w:firstLine="720"/>
        <w:jc w:val="center"/>
        <w:outlineLvl w:val="0"/>
        <w:rPr>
          <w:rFonts w:eastAsia="黑体" w:cs="Times New Roman"/>
          <w:sz w:val="36"/>
          <w:szCs w:val="36"/>
        </w:rPr>
      </w:pPr>
      <w:bookmarkStart w:id="106" w:name="_Toc198018650"/>
      <w:r>
        <w:rPr>
          <w:rFonts w:eastAsia="黑体" w:cs="Times New Roman"/>
          <w:sz w:val="36"/>
          <w:szCs w:val="36"/>
        </w:rPr>
        <w:lastRenderedPageBreak/>
        <w:t>参考文献</w:t>
      </w:r>
      <w:bookmarkEnd w:id="106"/>
    </w:p>
    <w:p w:rsidR="0082612F" w:rsidRDefault="00000000">
      <w:pPr>
        <w:pStyle w:val="af2"/>
        <w:numPr>
          <w:ilvl w:val="0"/>
          <w:numId w:val="2"/>
        </w:numPr>
        <w:ind w:left="420" w:hanging="420"/>
      </w:pPr>
      <w:bookmarkStart w:id="107" w:name="_Ref5632"/>
      <w:r>
        <w:rPr>
          <w:rFonts w:hint="eastAsia"/>
        </w:rPr>
        <w:t>王子今</w:t>
      </w:r>
      <w:r>
        <w:rPr>
          <w:rFonts w:hint="eastAsia"/>
        </w:rPr>
        <w:t xml:space="preserve">. </w:t>
      </w:r>
      <w:r>
        <w:rPr>
          <w:rFonts w:hint="eastAsia"/>
        </w:rPr>
        <w:t>中国诗酒文化论</w:t>
      </w:r>
      <w:r>
        <w:rPr>
          <w:rFonts w:hint="eastAsia"/>
        </w:rPr>
        <w:t xml:space="preserve">[J]. </w:t>
      </w:r>
      <w:r>
        <w:rPr>
          <w:rFonts w:hint="eastAsia"/>
        </w:rPr>
        <w:t>社会科学家，</w:t>
      </w:r>
      <w:r>
        <w:rPr>
          <w:rFonts w:hint="eastAsia"/>
        </w:rPr>
        <w:t>2010(6): 128-132.</w:t>
      </w:r>
      <w:bookmarkEnd w:id="107"/>
    </w:p>
    <w:p w:rsidR="0082612F" w:rsidRDefault="00000000">
      <w:pPr>
        <w:pStyle w:val="af2"/>
        <w:numPr>
          <w:ilvl w:val="0"/>
          <w:numId w:val="2"/>
        </w:numPr>
        <w:ind w:left="420" w:hanging="420"/>
      </w:pPr>
      <w:bookmarkStart w:id="108" w:name="_Ref5782"/>
      <w:r>
        <w:rPr>
          <w:rFonts w:hint="eastAsia"/>
        </w:rPr>
        <w:t>王天文</w:t>
      </w:r>
      <w:r>
        <w:rPr>
          <w:rFonts w:hint="eastAsia"/>
        </w:rPr>
        <w:t xml:space="preserve">. </w:t>
      </w:r>
      <w:r>
        <w:rPr>
          <w:rFonts w:hint="eastAsia"/>
        </w:rPr>
        <w:t>论元数据在古籍数字化资源整合中的关键作用</w:t>
      </w:r>
      <w:r>
        <w:rPr>
          <w:rFonts w:hint="eastAsia"/>
        </w:rPr>
        <w:t xml:space="preserve">[J]. </w:t>
      </w:r>
      <w:r>
        <w:rPr>
          <w:rFonts w:hint="eastAsia"/>
        </w:rPr>
        <w:t>图书情报知识，</w:t>
      </w:r>
      <w:r>
        <w:rPr>
          <w:rFonts w:hint="eastAsia"/>
        </w:rPr>
        <w:t>2022, (2): 23-31.</w:t>
      </w:r>
      <w:bookmarkEnd w:id="108"/>
    </w:p>
    <w:p w:rsidR="0082612F" w:rsidRDefault="00000000">
      <w:pPr>
        <w:pStyle w:val="af2"/>
        <w:numPr>
          <w:ilvl w:val="0"/>
          <w:numId w:val="2"/>
        </w:numPr>
        <w:ind w:left="420" w:hanging="420"/>
      </w:pPr>
      <w:bookmarkStart w:id="109" w:name="_Ref5674"/>
      <w:r>
        <w:rPr>
          <w:rFonts w:hint="eastAsia"/>
        </w:rPr>
        <w:t>DHQ</w:t>
      </w:r>
      <w:r>
        <w:rPr>
          <w:rFonts w:hint="eastAsia"/>
        </w:rPr>
        <w:t>数据组</w:t>
      </w:r>
      <w:r>
        <w:rPr>
          <w:rFonts w:hint="eastAsia"/>
        </w:rPr>
        <w:t xml:space="preserve">. Digital Humanities Quarterly: Reading the Quan Tang </w:t>
      </w:r>
      <w:proofErr w:type="spellStart"/>
      <w:r>
        <w:rPr>
          <w:rFonts w:hint="eastAsia"/>
        </w:rPr>
        <w:t>shi</w:t>
      </w:r>
      <w:proofErr w:type="spellEnd"/>
      <w:r>
        <w:rPr>
          <w:rFonts w:hint="eastAsia"/>
        </w:rPr>
        <w:t>: Literary and Historical Perspectives[J]. Digital Humanities Quarterly, 2019, 13(4): 1-24.</w:t>
      </w:r>
      <w:bookmarkEnd w:id="109"/>
    </w:p>
    <w:p w:rsidR="0082612F" w:rsidRDefault="00000000">
      <w:pPr>
        <w:pStyle w:val="af2"/>
        <w:numPr>
          <w:ilvl w:val="0"/>
          <w:numId w:val="2"/>
        </w:numPr>
        <w:ind w:left="420" w:hanging="420"/>
      </w:pPr>
      <w:bookmarkStart w:id="110" w:name="_Ref5710"/>
      <w:r>
        <w:rPr>
          <w:rFonts w:hint="eastAsia"/>
        </w:rPr>
        <w:t>Hou A, Frank A. Analyzing Sentiment in Classical Chinese Poetry[C]//Proceedings of the 9th SIGHUM Workshop on Language Technology for Cultural Heritage, Social Sciences, and Humanities (</w:t>
      </w:r>
      <w:proofErr w:type="spellStart"/>
      <w:r>
        <w:rPr>
          <w:rFonts w:hint="eastAsia"/>
        </w:rPr>
        <w:t>LaTeCH</w:t>
      </w:r>
      <w:proofErr w:type="spellEnd"/>
      <w:r>
        <w:rPr>
          <w:rFonts w:hint="eastAsia"/>
        </w:rPr>
        <w:t>), Beijing, China. Association for Computational Linguistics, 2015: 15-24.</w:t>
      </w:r>
      <w:bookmarkEnd w:id="110"/>
    </w:p>
    <w:p w:rsidR="0082612F" w:rsidRDefault="00000000">
      <w:pPr>
        <w:pStyle w:val="af2"/>
        <w:numPr>
          <w:ilvl w:val="0"/>
          <w:numId w:val="2"/>
        </w:numPr>
        <w:ind w:left="420" w:hanging="420"/>
      </w:pPr>
      <w:bookmarkStart w:id="111" w:name="_Ref5717"/>
      <w:r>
        <w:rPr>
          <w:rFonts w:hint="eastAsia"/>
        </w:rPr>
        <w:t xml:space="preserve">Li X, et al. Can AI Write Classical Chinese Poetry like Humans? An Empirical Study Based on Large Language Models[J]. </w:t>
      </w:r>
      <w:proofErr w:type="spellStart"/>
      <w:r>
        <w:rPr>
          <w:rFonts w:hint="eastAsia"/>
        </w:rPr>
        <w:t>arXiv</w:t>
      </w:r>
      <w:proofErr w:type="spellEnd"/>
      <w:r>
        <w:rPr>
          <w:rFonts w:hint="eastAsia"/>
        </w:rPr>
        <w:t xml:space="preserve"> preprint arXiv:2401.04952, 2024.</w:t>
      </w:r>
      <w:bookmarkEnd w:id="111"/>
    </w:p>
    <w:p w:rsidR="0082612F" w:rsidRDefault="00000000">
      <w:pPr>
        <w:pStyle w:val="af2"/>
        <w:numPr>
          <w:ilvl w:val="0"/>
          <w:numId w:val="2"/>
        </w:numPr>
        <w:ind w:left="420" w:hanging="420"/>
      </w:pPr>
      <w:bookmarkStart w:id="112" w:name="_Ref5756"/>
      <w:r>
        <w:rPr>
          <w:rFonts w:hint="eastAsia"/>
        </w:rPr>
        <w:t>Long H. New Frontiers of Electronic Textual Research in the Humanities: Chinese Literary Allusions and Digital Philology[J]. Journal of Chinese Literature and Culture, 2018, 5(2): 411-431.</w:t>
      </w:r>
      <w:bookmarkEnd w:id="112"/>
    </w:p>
    <w:p w:rsidR="0082612F" w:rsidRDefault="00000000">
      <w:pPr>
        <w:pStyle w:val="af2"/>
        <w:numPr>
          <w:ilvl w:val="0"/>
          <w:numId w:val="2"/>
        </w:numPr>
        <w:ind w:left="420" w:hanging="420"/>
      </w:pPr>
      <w:bookmarkStart w:id="113" w:name="_Ref5759"/>
      <w:r>
        <w:rPr>
          <w:rFonts w:hint="eastAsia"/>
        </w:rPr>
        <w:t>Wang P, et al. Editorial: Cross-Modal Learning: Adaptivity, Prediction and Interaction[J]. Frontiers in Neurorobotics, 2022, 16: 884970.</w:t>
      </w:r>
      <w:bookmarkEnd w:id="113"/>
    </w:p>
    <w:p w:rsidR="0082612F" w:rsidRDefault="00000000">
      <w:pPr>
        <w:pStyle w:val="af2"/>
        <w:numPr>
          <w:ilvl w:val="0"/>
          <w:numId w:val="2"/>
        </w:numPr>
        <w:ind w:left="420" w:hanging="420"/>
      </w:pPr>
      <w:bookmarkStart w:id="114" w:name="_Ref6758"/>
      <w:r>
        <w:rPr>
          <w:rFonts w:hint="eastAsia"/>
        </w:rPr>
        <w:t xml:space="preserve">Scene clusters, causes, spatial patterns and strategies in the cultural landscape of Chinese </w:t>
      </w:r>
      <w:proofErr w:type="gramStart"/>
      <w:r>
        <w:rPr>
          <w:rFonts w:hint="eastAsia"/>
        </w:rPr>
        <w:t>poetry[</w:t>
      </w:r>
      <w:proofErr w:type="gramEnd"/>
      <w:r>
        <w:rPr>
          <w:rFonts w:hint="eastAsia"/>
        </w:rPr>
        <w:t>EB/OL]. https://www.nature.com/articles/s40494-023-01051-x, 2025-05-07.</w:t>
      </w:r>
      <w:bookmarkEnd w:id="114"/>
    </w:p>
    <w:p w:rsidR="0082612F" w:rsidRDefault="00000000">
      <w:pPr>
        <w:pStyle w:val="af2"/>
        <w:numPr>
          <w:ilvl w:val="0"/>
          <w:numId w:val="2"/>
        </w:numPr>
        <w:ind w:left="420" w:hanging="420"/>
      </w:pPr>
      <w:bookmarkStart w:id="115" w:name="_Ref7836"/>
      <w:r>
        <w:t>李伟</w:t>
      </w:r>
      <w:r>
        <w:t xml:space="preserve">, </w:t>
      </w:r>
      <w:r>
        <w:t>沈睿</w:t>
      </w:r>
      <w:r>
        <w:t xml:space="preserve">. </w:t>
      </w:r>
      <w:r>
        <w:t>数字人文与古典诗词数据库建设研究</w:t>
      </w:r>
      <w:r>
        <w:t xml:space="preserve">[J]. </w:t>
      </w:r>
      <w:r>
        <w:t>情报杂志</w:t>
      </w:r>
      <w:r>
        <w:t>, 2021, 40(5): 122-128.</w:t>
      </w:r>
      <w:bookmarkEnd w:id="115"/>
    </w:p>
    <w:p w:rsidR="0082612F" w:rsidRDefault="00000000">
      <w:pPr>
        <w:pStyle w:val="af2"/>
        <w:numPr>
          <w:ilvl w:val="0"/>
          <w:numId w:val="2"/>
        </w:numPr>
        <w:ind w:left="420" w:hanging="420"/>
      </w:pPr>
      <w:bookmarkStart w:id="116" w:name="_Ref7905"/>
      <w:r>
        <w:t>刘颖</w:t>
      </w:r>
      <w:r>
        <w:t xml:space="preserve">. </w:t>
      </w:r>
      <w:r>
        <w:t>主题型古诗词数据库建设与应用分析</w:t>
      </w:r>
      <w:r>
        <w:t>——</w:t>
      </w:r>
      <w:r>
        <w:t>以</w:t>
      </w:r>
      <w:r>
        <w:t>“</w:t>
      </w:r>
      <w:r>
        <w:t>诗酒文化</w:t>
      </w:r>
      <w:r>
        <w:t>”</w:t>
      </w:r>
      <w:r>
        <w:t>为例</w:t>
      </w:r>
      <w:r>
        <w:t xml:space="preserve">[J]. </w:t>
      </w:r>
      <w:r>
        <w:t>现代情报</w:t>
      </w:r>
      <w:r>
        <w:t>, 2023, 43(8): 143-150.</w:t>
      </w:r>
      <w:bookmarkEnd w:id="116"/>
    </w:p>
    <w:p w:rsidR="0082612F" w:rsidRDefault="00000000">
      <w:pPr>
        <w:pStyle w:val="af2"/>
        <w:numPr>
          <w:ilvl w:val="0"/>
          <w:numId w:val="2"/>
        </w:numPr>
        <w:ind w:left="420" w:hanging="420"/>
      </w:pPr>
      <w:bookmarkStart w:id="117" w:name="_Ref7944"/>
      <w:r>
        <w:t>王天文</w:t>
      </w:r>
      <w:r>
        <w:t xml:space="preserve">. </w:t>
      </w:r>
      <w:r>
        <w:t>论元数据在古籍数字化资源整合中的关键作用</w:t>
      </w:r>
      <w:r>
        <w:t xml:space="preserve">[J]. </w:t>
      </w:r>
      <w:r>
        <w:t>图书情报知识</w:t>
      </w:r>
      <w:r>
        <w:t>, 2022, (2): 23-31.</w:t>
      </w:r>
      <w:bookmarkEnd w:id="117"/>
    </w:p>
    <w:p w:rsidR="0082612F" w:rsidRDefault="00000000">
      <w:pPr>
        <w:pStyle w:val="af2"/>
        <w:numPr>
          <w:ilvl w:val="0"/>
          <w:numId w:val="2"/>
        </w:numPr>
        <w:ind w:left="420" w:hanging="420"/>
      </w:pPr>
      <w:bookmarkStart w:id="118" w:name="_Ref7986"/>
      <w:r>
        <w:t>王铮</w:t>
      </w:r>
      <w:r>
        <w:t xml:space="preserve">, </w:t>
      </w:r>
      <w:proofErr w:type="gramStart"/>
      <w:r>
        <w:t>陆雅琦</w:t>
      </w:r>
      <w:proofErr w:type="gramEnd"/>
      <w:r>
        <w:t xml:space="preserve">. </w:t>
      </w:r>
      <w:r>
        <w:t>基于</w:t>
      </w:r>
      <w:r>
        <w:t>AI</w:t>
      </w:r>
      <w:r>
        <w:t>的古典诗歌情感分析研究进展</w:t>
      </w:r>
      <w:r>
        <w:t xml:space="preserve">[J]. </w:t>
      </w:r>
      <w:r>
        <w:t>计算机科学</w:t>
      </w:r>
      <w:r>
        <w:t>, 2023, 50(4): 251-256.</w:t>
      </w:r>
      <w:bookmarkEnd w:id="118"/>
    </w:p>
    <w:p w:rsidR="0082612F" w:rsidRDefault="00000000">
      <w:pPr>
        <w:pStyle w:val="af2"/>
        <w:numPr>
          <w:ilvl w:val="0"/>
          <w:numId w:val="2"/>
        </w:numPr>
        <w:ind w:left="420" w:hanging="420"/>
      </w:pPr>
      <w:bookmarkStart w:id="119" w:name="_Ref8032"/>
      <w:r>
        <w:t>刘超</w:t>
      </w:r>
      <w:r>
        <w:t xml:space="preserve">, </w:t>
      </w:r>
      <w:r>
        <w:t>李欣</w:t>
      </w:r>
      <w:r>
        <w:t xml:space="preserve">. </w:t>
      </w:r>
      <w:r>
        <w:t>面向知识服务的古诗文可视化设计与评价</w:t>
      </w:r>
      <w:r>
        <w:t xml:space="preserve">[J]. </w:t>
      </w:r>
      <w:r>
        <w:t>图书馆理论与实践</w:t>
      </w:r>
      <w:r>
        <w:t>, 2022, 44(1): 51-58.</w:t>
      </w:r>
      <w:bookmarkEnd w:id="119"/>
    </w:p>
    <w:p w:rsidR="0082612F" w:rsidRDefault="00000000">
      <w:pPr>
        <w:pStyle w:val="af2"/>
        <w:numPr>
          <w:ilvl w:val="0"/>
          <w:numId w:val="2"/>
        </w:numPr>
        <w:ind w:left="420" w:hanging="420"/>
      </w:pPr>
      <w:bookmarkStart w:id="120" w:name="_Ref8061"/>
      <w:r>
        <w:t>吴昊</w:t>
      </w:r>
      <w:r>
        <w:t xml:space="preserve">, </w:t>
      </w:r>
      <w:r>
        <w:t>王素玉</w:t>
      </w:r>
      <w:r>
        <w:t xml:space="preserve">. </w:t>
      </w:r>
      <w:r>
        <w:t>面向数字人文的中国古籍数字资源开放现状与改进路径</w:t>
      </w:r>
      <w:r>
        <w:t xml:space="preserve">[J]. </w:t>
      </w:r>
      <w:r>
        <w:t>图书馆</w:t>
      </w:r>
      <w:r>
        <w:t>, 2022(6): 31-38.</w:t>
      </w:r>
      <w:bookmarkEnd w:id="120"/>
    </w:p>
    <w:p w:rsidR="0082612F" w:rsidRDefault="00000000">
      <w:pPr>
        <w:pStyle w:val="af2"/>
        <w:numPr>
          <w:ilvl w:val="0"/>
          <w:numId w:val="2"/>
        </w:numPr>
        <w:ind w:left="420" w:hanging="420"/>
      </w:pPr>
      <w:bookmarkStart w:id="121" w:name="_Ref9217"/>
      <w:r>
        <w:t> </w:t>
      </w:r>
      <w:bookmarkStart w:id="122" w:name="_Ref198110637"/>
      <w:r>
        <w:t>Crane G. The Perseus Project and Beyond: How Building a Digital Library Challenges the Humanities and Technology[J]. D-Lib Magazine, 1998, 4(1): 1-25.</w:t>
      </w:r>
      <w:bookmarkEnd w:id="121"/>
      <w:bookmarkEnd w:id="122"/>
    </w:p>
    <w:p w:rsidR="0082612F" w:rsidRDefault="00000000">
      <w:pPr>
        <w:pStyle w:val="af2"/>
        <w:numPr>
          <w:ilvl w:val="0"/>
          <w:numId w:val="2"/>
        </w:numPr>
        <w:ind w:left="420" w:hanging="420"/>
      </w:pPr>
      <w:bookmarkStart w:id="123" w:name="_Ref9224"/>
      <w:proofErr w:type="spellStart"/>
      <w:r>
        <w:lastRenderedPageBreak/>
        <w:t>Europeana</w:t>
      </w:r>
      <w:proofErr w:type="spellEnd"/>
      <w:r>
        <w:t xml:space="preserve"> Foundation. </w:t>
      </w:r>
      <w:proofErr w:type="spellStart"/>
      <w:r>
        <w:t>Europeana</w:t>
      </w:r>
      <w:proofErr w:type="spellEnd"/>
      <w:r>
        <w:t xml:space="preserve"> Strategy 2020-2025[EB/OL]. </w:t>
      </w:r>
      <w:hyperlink r:id="rId65" w:history="1">
        <w:r w:rsidR="0082612F">
          <w:rPr>
            <w:rStyle w:val="ad"/>
            <w:rFonts w:ascii="Tahoma" w:eastAsia="Tahoma" w:hAnsi="Tahoma" w:cs="Tahoma"/>
            <w:color w:val="111827"/>
            <w:szCs w:val="16"/>
            <w:bdr w:val="single" w:sz="2" w:space="0" w:color="E5E7EB"/>
          </w:rPr>
          <w:t>https://pro.europeana.eu/page/strategy</w:t>
        </w:r>
      </w:hyperlink>
      <w:r>
        <w:t>, 2024-06-01.</w:t>
      </w:r>
      <w:bookmarkEnd w:id="123"/>
    </w:p>
    <w:p w:rsidR="0082612F" w:rsidRDefault="00000000">
      <w:pPr>
        <w:pStyle w:val="af2"/>
        <w:numPr>
          <w:ilvl w:val="0"/>
          <w:numId w:val="2"/>
        </w:numPr>
        <w:ind w:left="420" w:hanging="420"/>
      </w:pPr>
      <w:bookmarkStart w:id="124" w:name="_Ref9299"/>
      <w:proofErr w:type="spellStart"/>
      <w:r>
        <w:t>Gradmann</w:t>
      </w:r>
      <w:proofErr w:type="spellEnd"/>
      <w:r>
        <w:t xml:space="preserve"> S. Knowledge = Information in Context: On the Importance of Semantic </w:t>
      </w:r>
      <w:proofErr w:type="spellStart"/>
      <w:r>
        <w:t>Contextualisation</w:t>
      </w:r>
      <w:proofErr w:type="spellEnd"/>
      <w:r>
        <w:t xml:space="preserve"> in </w:t>
      </w:r>
      <w:proofErr w:type="spellStart"/>
      <w:r>
        <w:t>Europeana</w:t>
      </w:r>
      <w:proofErr w:type="spellEnd"/>
      <w:r>
        <w:t>[J]. Liber Quarterly, 2010, 19(3-4): 185-203.</w:t>
      </w:r>
      <w:bookmarkEnd w:id="124"/>
    </w:p>
    <w:p w:rsidR="0082612F" w:rsidRDefault="00000000">
      <w:pPr>
        <w:pStyle w:val="af2"/>
        <w:numPr>
          <w:ilvl w:val="0"/>
          <w:numId w:val="2"/>
        </w:numPr>
        <w:ind w:left="420" w:hanging="420"/>
      </w:pPr>
      <w:bookmarkStart w:id="125" w:name="_Ref9332"/>
      <w:r>
        <w:t xml:space="preserve">Liu J, Hill A, Cao Y, et al. Cultural Heritage and the Semantic Web: Encoding Chinese Poems in </w:t>
      </w:r>
      <w:proofErr w:type="spellStart"/>
      <w:r>
        <w:t>Europeana</w:t>
      </w:r>
      <w:proofErr w:type="spellEnd"/>
      <w:r>
        <w:t>[J]. International Journal of Digital Humanities, 2020, 2(1): 33-54.</w:t>
      </w:r>
      <w:bookmarkEnd w:id="125"/>
    </w:p>
    <w:p w:rsidR="0082612F" w:rsidRDefault="00000000">
      <w:pPr>
        <w:pStyle w:val="af2"/>
        <w:numPr>
          <w:ilvl w:val="0"/>
          <w:numId w:val="2"/>
        </w:numPr>
        <w:ind w:left="420" w:hanging="420"/>
      </w:pPr>
      <w:bookmarkStart w:id="126" w:name="_Ref9335"/>
      <w:r>
        <w:t> </w:t>
      </w:r>
      <w:bookmarkStart w:id="127" w:name="_Ref198110667"/>
      <w:r>
        <w:t>Li J, Li X. The Knowledge Graphs for Chinese Poetry and Their Application: A Perspective from Digital Humanities[J]. Data and Information Management, 2021, 5(3): 271–284.</w:t>
      </w:r>
      <w:bookmarkEnd w:id="126"/>
      <w:bookmarkEnd w:id="127"/>
    </w:p>
    <w:p w:rsidR="0082612F" w:rsidRDefault="0082612F">
      <w:pPr>
        <w:pStyle w:val="af2"/>
        <w:ind w:leftChars="-200" w:left="-480" w:firstLineChars="0" w:firstLine="0"/>
      </w:pPr>
    </w:p>
    <w:p w:rsidR="0082612F" w:rsidRDefault="0082612F">
      <w:pPr>
        <w:pStyle w:val="af2"/>
        <w:ind w:left="420" w:hanging="420"/>
        <w:rPr>
          <w:rFonts w:cs="Times New Roman"/>
        </w:rPr>
      </w:pPr>
    </w:p>
    <w:p w:rsidR="0082612F" w:rsidRDefault="0082612F">
      <w:pPr>
        <w:pStyle w:val="af2"/>
        <w:ind w:left="420" w:hanging="420"/>
        <w:rPr>
          <w:rFonts w:cs="Times New Roman"/>
        </w:rPr>
      </w:pPr>
    </w:p>
    <w:sectPr w:rsidR="0082612F">
      <w:pgSz w:w="11906" w:h="16838"/>
      <w:pgMar w:top="1701" w:right="1417" w:bottom="1701" w:left="1417"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476B5" w:rsidRDefault="005476B5">
      <w:pPr>
        <w:spacing w:line="240" w:lineRule="auto"/>
        <w:ind w:firstLine="480"/>
      </w:pPr>
      <w:r>
        <w:separator/>
      </w:r>
    </w:p>
  </w:endnote>
  <w:endnote w:type="continuationSeparator" w:id="0">
    <w:p w:rsidR="005476B5" w:rsidRDefault="005476B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altName w:val="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monospace">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000000">
    <w:pPr>
      <w:pStyle w:val="a7"/>
      <w:ind w:firstLine="360"/>
      <w:jc w:val="center"/>
      <w:rPr>
        <w:rFonts w:cs="Times New Roman"/>
      </w:rPr>
    </w:pPr>
    <w:r>
      <w:rPr>
        <w:noProof/>
      </w:rPr>
      <mc:AlternateContent>
        <mc:Choice Requires="wps">
          <w:drawing>
            <wp:anchor distT="0" distB="0" distL="114300" distR="114300" simplePos="0" relativeHeight="251662336" behindDoc="0" locked="0" layoutInCell="1" allowOverlap="1">
              <wp:simplePos x="0" y="0"/>
              <wp:positionH relativeFrom="margin">
                <wp:posOffset>2742565</wp:posOffset>
              </wp:positionH>
              <wp:positionV relativeFrom="paragraph">
                <wp:posOffset>0</wp:posOffset>
              </wp:positionV>
              <wp:extent cx="350520" cy="1828800"/>
              <wp:effectExtent l="0" t="0" r="11430" b="0"/>
              <wp:wrapNone/>
              <wp:docPr id="8" name="文本框 8"/>
              <wp:cNvGraphicFramePr/>
              <a:graphic xmlns:a="http://schemas.openxmlformats.org/drawingml/2006/main">
                <a:graphicData uri="http://schemas.microsoft.com/office/word/2010/wordprocessingShape">
                  <wps:wsp>
                    <wps:cNvSpPr txBox="1"/>
                    <wps:spPr>
                      <a:xfrm>
                        <a:off x="0" y="0"/>
                        <a:ext cx="35052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2612F" w:rsidRDefault="00000000">
                          <w:pPr>
                            <w:pStyle w:val="a7"/>
                            <w:ind w:firstLine="360"/>
                            <w:jc w:val="center"/>
                          </w:pPr>
                          <w:r>
                            <w:rPr>
                              <w:rFonts w:cs="Times New Roman"/>
                            </w:rPr>
                            <w:fldChar w:fldCharType="begin"/>
                          </w:r>
                          <w:r>
                            <w:rPr>
                              <w:rFonts w:cs="Times New Roman"/>
                            </w:rPr>
                            <w:instrText>PAGE   \* MERGEFORMAT</w:instrText>
                          </w:r>
                          <w:r>
                            <w:rPr>
                              <w:rFonts w:cs="Times New Roman"/>
                            </w:rPr>
                            <w:fldChar w:fldCharType="separate"/>
                          </w:r>
                          <w:r>
                            <w:rPr>
                              <w:rFonts w:cs="Times New Roman"/>
                              <w:lang w:val="zh-CN"/>
                            </w:rPr>
                            <w:t>1</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26" type="#_x0000_t202" style="position:absolute;left:0;text-align:left;margin-left:215.95pt;margin-top:0;width:27.6pt;height:2in;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" filled="f" stroked="f" strokeweight=".5pt">
              <v:textbox style="mso-fit-shape-to-text:t" inset="0,0,0,0">
                <w:txbxContent>
                  <w:p w:rsidR="0082612F" w:rsidRDefault="00000000">
                    <w:pPr>
                      <w:pStyle w:val="a7"/>
                      <w:ind w:firstLine="360"/>
                      <w:jc w:val="center"/>
                    </w:pPr>
                    <w:r>
                      <w:rPr>
                        <w:rFonts w:cs="Times New Roman"/>
                      </w:rPr>
                      <w:fldChar w:fldCharType="begin"/>
                    </w:r>
                    <w:r>
                      <w:rPr>
                        <w:rFonts w:cs="Times New Roman"/>
                      </w:rPr>
                      <w:instrText>PAGE   \* MERGEFORMAT</w:instrText>
                    </w:r>
                    <w:r>
                      <w:rPr>
                        <w:rFonts w:cs="Times New Roman"/>
                      </w:rPr>
                      <w:fldChar w:fldCharType="separate"/>
                    </w:r>
                    <w:r>
                      <w:rPr>
                        <w:rFonts w:cs="Times New Roman"/>
                        <w:lang w:val="zh-CN"/>
                      </w:rPr>
                      <w:t>1</w:t>
                    </w:r>
                    <w:r>
                      <w:rPr>
                        <w:rFonts w:cs="Times New Roman"/>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000000">
    <w:pPr>
      <w:pStyle w:val="a7"/>
      <w:ind w:firstLine="360"/>
      <w:jc w:val="center"/>
      <w:rPr>
        <w:rFonts w:cs="Times New Roman"/>
      </w:rP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2612F" w:rsidRDefault="00000000">
                          <w:pPr>
                            <w:pStyle w:val="a7"/>
                            <w:ind w:firstLine="360"/>
                            <w:jc w:val="center"/>
                          </w:pPr>
                          <w:r>
                            <w:rPr>
                              <w:rFonts w:cs="Times New Roman"/>
                            </w:rPr>
                            <w:fldChar w:fldCharType="begin"/>
                          </w:r>
                          <w:r>
                            <w:rPr>
                              <w:rFonts w:cs="Times New Roman"/>
                            </w:rPr>
                            <w:instrText>PAGE   \* MERGEFORMAT</w:instrText>
                          </w:r>
                          <w:r>
                            <w:rPr>
                              <w:rFonts w:cs="Times New Roman"/>
                            </w:rPr>
                            <w:fldChar w:fldCharType="separate"/>
                          </w:r>
                          <w:r>
                            <w:rPr>
                              <w:rFonts w:cs="Times New Roman"/>
                              <w:lang w:val="zh-CN"/>
                            </w:rPr>
                            <w:t>1</w:t>
                          </w:r>
                          <w:r>
                            <w:rPr>
                              <w:rFonts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rsidR="0082612F" w:rsidRDefault="00000000">
                    <w:pPr>
                      <w:pStyle w:val="a7"/>
                      <w:ind w:firstLine="360"/>
                      <w:jc w:val="center"/>
                    </w:pPr>
                    <w:r>
                      <w:rPr>
                        <w:rFonts w:cs="Times New Roman"/>
                      </w:rPr>
                      <w:fldChar w:fldCharType="begin"/>
                    </w:r>
                    <w:r>
                      <w:rPr>
                        <w:rFonts w:cs="Times New Roman"/>
                      </w:rPr>
                      <w:instrText>PAGE   \* MERGEFORMAT</w:instrText>
                    </w:r>
                    <w:r>
                      <w:rPr>
                        <w:rFonts w:cs="Times New Roman"/>
                      </w:rPr>
                      <w:fldChar w:fldCharType="separate"/>
                    </w:r>
                    <w:r>
                      <w:rPr>
                        <w:rFonts w:cs="Times New Roman"/>
                        <w:lang w:val="zh-CN"/>
                      </w:rPr>
                      <w:t>1</w:t>
                    </w:r>
                    <w:r>
                      <w:rPr>
                        <w:rFonts w:cs="Times New Roman"/>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000000">
    <w:pPr>
      <w:pStyle w:val="a7"/>
      <w:ind w:firstLine="360"/>
    </w:pPr>
    <w:r>
      <w:rPr>
        <w:noProof/>
      </w:rPr>
      <mc:AlternateContent>
        <mc:Choice Requires="wps">
          <w:drawing>
            <wp:anchor distT="0" distB="0" distL="114300" distR="114300" simplePos="0" relativeHeight="251661312" behindDoc="0" locked="0" layoutInCell="1" allowOverlap="1">
              <wp:simplePos x="0" y="0"/>
              <wp:positionH relativeFrom="margin">
                <wp:posOffset>2734945</wp:posOffset>
              </wp:positionH>
              <wp:positionV relativeFrom="paragraph">
                <wp:posOffset>0</wp:posOffset>
              </wp:positionV>
              <wp:extent cx="449580" cy="1828800"/>
              <wp:effectExtent l="0" t="0" r="7620" b="0"/>
              <wp:wrapNone/>
              <wp:docPr id="2" name="文本框 2"/>
              <wp:cNvGraphicFramePr/>
              <a:graphic xmlns:a="http://schemas.openxmlformats.org/drawingml/2006/main">
                <a:graphicData uri="http://schemas.microsoft.com/office/word/2010/wordprocessingShape">
                  <wps:wsp>
                    <wps:cNvSpPr txBox="1"/>
                    <wps:spPr>
                      <a:xfrm>
                        <a:off x="0" y="0"/>
                        <a:ext cx="4495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2612F" w:rsidRDefault="00000000">
                          <w:pPr>
                            <w:pStyle w:val="a7"/>
                            <w:ind w:firstLine="360"/>
                            <w:rPr>
                              <w:rFonts w:ascii="宋体" w:hAnsi="宋体" w:cs="宋体" w:hint="eastAsia"/>
                            </w:rPr>
                          </w:pPr>
                          <w:r>
                            <w:rPr>
                              <w:rFonts w:ascii="宋体" w:hAnsi="宋体" w:cs="宋体" w:hint="eastAsia"/>
                            </w:rPr>
                            <w:fldChar w:fldCharType="begin"/>
                          </w:r>
                          <w:r>
                            <w:rPr>
                              <w:rFonts w:ascii="宋体" w:hAnsi="宋体" w:cs="宋体" w:hint="eastAsia"/>
                            </w:rPr>
                            <w:instrText xml:space="preserve"> PAGE  \* MERGEFORMAT </w:instrText>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left:0;text-align:left;margin-left:215.35pt;margin-top:0;width:35.4pt;height:2in;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" filled="f" stroked="f" strokeweight=".5pt">
              <v:textbox style="mso-fit-shape-to-text:t" inset="0,0,0,0">
                <w:txbxContent>
                  <w:p w:rsidR="0082612F" w:rsidRDefault="00000000">
                    <w:pPr>
                      <w:pStyle w:val="a7"/>
                      <w:ind w:firstLine="360"/>
                      <w:rPr>
                        <w:rFonts w:ascii="宋体" w:hAnsi="宋体" w:cs="宋体" w:hint="eastAsia"/>
                      </w:rPr>
                    </w:pPr>
                    <w:r>
                      <w:rPr>
                        <w:rFonts w:ascii="宋体" w:hAnsi="宋体" w:cs="宋体" w:hint="eastAsia"/>
                      </w:rPr>
                      <w:fldChar w:fldCharType="begin"/>
                    </w:r>
                    <w:r>
                      <w:rPr>
                        <w:rFonts w:ascii="宋体" w:hAnsi="宋体" w:cs="宋体" w:hint="eastAsia"/>
                      </w:rPr>
                      <w:instrText xml:space="preserve"> PAGE  \* MERGEFORMAT </w:instrText>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476B5" w:rsidRDefault="005476B5">
      <w:pPr>
        <w:spacing w:line="240" w:lineRule="auto"/>
        <w:ind w:firstLine="480"/>
      </w:pPr>
      <w:r>
        <w:separator/>
      </w:r>
    </w:p>
  </w:footnote>
  <w:footnote w:type="continuationSeparator" w:id="0">
    <w:p w:rsidR="005476B5" w:rsidRDefault="005476B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9"/>
      <w:pBdr>
        <w:bottom w:val="none" w:sz="0" w:space="0" w:color="auto"/>
      </w:pBdr>
      <w:spacing w:line="240" w:lineRule="auto"/>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9"/>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9"/>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9"/>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9"/>
      <w:pBdr>
        <w:bottom w:val="none" w:sz="0" w:space="0"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82612F">
    <w:pPr>
      <w:pStyle w:val="a9"/>
      <w:pBdr>
        <w:bottom w:val="none" w:sz="0" w:space="0" w:color="auto"/>
      </w:pBdr>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2612F" w:rsidRDefault="00000000">
    <w:pPr>
      <w:pStyle w:val="a3"/>
      <w:pBdr>
        <w:bottom w:val="thickThinSmallGap" w:sz="24" w:space="2" w:color="auto"/>
      </w:pBdr>
      <w:spacing w:after="0" w:line="400" w:lineRule="exact"/>
      <w:ind w:leftChars="0" w:left="0" w:firstLine="480"/>
      <w:jc w:val="center"/>
      <w:rPr>
        <w:rFonts w:ascii="华文行楷" w:eastAsia="华文行楷"/>
      </w:rPr>
    </w:pPr>
    <w:r>
      <w:rPr>
        <w:rFonts w:ascii="华文行楷" w:eastAsia="华文行楷" w:hint="eastAsia"/>
      </w:rPr>
      <w:t>西南科技大学本科生毕业设计（论文）</w:t>
    </w:r>
  </w:p>
  <w:p w:rsidR="0082612F" w:rsidRDefault="0082612F">
    <w:pPr>
      <w:pStyle w:val="a9"/>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30C475"/>
    <w:multiLevelType w:val="singleLevel"/>
    <w:tmpl w:val="B530C475"/>
    <w:lvl w:ilvl="0">
      <w:start w:val="5"/>
      <w:numFmt w:val="decimal"/>
      <w:suff w:val="space"/>
      <w:lvlText w:val="第%1章"/>
      <w:lvlJc w:val="left"/>
    </w:lvl>
  </w:abstractNum>
  <w:abstractNum w:abstractNumId="1" w15:restartNumberingAfterBreak="0">
    <w:nsid w:val="756BBB54"/>
    <w:multiLevelType w:val="singleLevel"/>
    <w:tmpl w:val="756BBB54"/>
    <w:lvl w:ilvl="0">
      <w:start w:val="1"/>
      <w:numFmt w:val="decimal"/>
      <w:suff w:val="space"/>
      <w:lvlText w:val="[%1]"/>
      <w:lvlJc w:val="left"/>
    </w:lvl>
  </w:abstractNum>
  <w:num w:numId="1" w16cid:durableId="51665010">
    <w:abstractNumId w:val="0"/>
  </w:num>
  <w:num w:numId="2" w16cid:durableId="1589072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PS_1661130418">
    <w15:presenceInfo w15:providerId="None" w15:userId="WPS_1661130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VlNjhhNjM3ODg5MzA4OTVjNTc4NjBkZDA1YzRiNTEifQ=="/>
  </w:docVars>
  <w:rsids>
    <w:rsidRoot w:val="00FE79E4"/>
    <w:rsid w:val="00036339"/>
    <w:rsid w:val="000365C6"/>
    <w:rsid w:val="000806C0"/>
    <w:rsid w:val="000929B9"/>
    <w:rsid w:val="000B1609"/>
    <w:rsid w:val="000B1A3D"/>
    <w:rsid w:val="000E1CE3"/>
    <w:rsid w:val="000F245C"/>
    <w:rsid w:val="000F272B"/>
    <w:rsid w:val="00126197"/>
    <w:rsid w:val="00152C16"/>
    <w:rsid w:val="001814D0"/>
    <w:rsid w:val="001972A4"/>
    <w:rsid w:val="001C4016"/>
    <w:rsid w:val="001F3866"/>
    <w:rsid w:val="00211FD5"/>
    <w:rsid w:val="002139D7"/>
    <w:rsid w:val="002163DB"/>
    <w:rsid w:val="002573DD"/>
    <w:rsid w:val="00267E7B"/>
    <w:rsid w:val="00271F1D"/>
    <w:rsid w:val="002858F8"/>
    <w:rsid w:val="002A17BA"/>
    <w:rsid w:val="002B5DE2"/>
    <w:rsid w:val="002C3591"/>
    <w:rsid w:val="002D2518"/>
    <w:rsid w:val="00317C7C"/>
    <w:rsid w:val="00325B2A"/>
    <w:rsid w:val="003260DD"/>
    <w:rsid w:val="00333B80"/>
    <w:rsid w:val="00335EDE"/>
    <w:rsid w:val="003542F9"/>
    <w:rsid w:val="0035621A"/>
    <w:rsid w:val="0035663B"/>
    <w:rsid w:val="0038459D"/>
    <w:rsid w:val="003D4150"/>
    <w:rsid w:val="00403BBF"/>
    <w:rsid w:val="00411CDE"/>
    <w:rsid w:val="004141F9"/>
    <w:rsid w:val="004A48FD"/>
    <w:rsid w:val="004B4AD8"/>
    <w:rsid w:val="004D5BB7"/>
    <w:rsid w:val="005143C0"/>
    <w:rsid w:val="005151DC"/>
    <w:rsid w:val="00532B11"/>
    <w:rsid w:val="00540CFE"/>
    <w:rsid w:val="00544879"/>
    <w:rsid w:val="005476B5"/>
    <w:rsid w:val="00584FCB"/>
    <w:rsid w:val="005C183F"/>
    <w:rsid w:val="005C2866"/>
    <w:rsid w:val="005C4F4F"/>
    <w:rsid w:val="005E530B"/>
    <w:rsid w:val="00603BA2"/>
    <w:rsid w:val="0061135C"/>
    <w:rsid w:val="0062022F"/>
    <w:rsid w:val="00622F31"/>
    <w:rsid w:val="00632B92"/>
    <w:rsid w:val="0063349C"/>
    <w:rsid w:val="0066266C"/>
    <w:rsid w:val="00667958"/>
    <w:rsid w:val="00686C20"/>
    <w:rsid w:val="006E2D78"/>
    <w:rsid w:val="0070065E"/>
    <w:rsid w:val="00700EFF"/>
    <w:rsid w:val="0073428A"/>
    <w:rsid w:val="00736260"/>
    <w:rsid w:val="007827AF"/>
    <w:rsid w:val="007A1FF5"/>
    <w:rsid w:val="007C7508"/>
    <w:rsid w:val="0082612F"/>
    <w:rsid w:val="0085132D"/>
    <w:rsid w:val="008563CE"/>
    <w:rsid w:val="00864998"/>
    <w:rsid w:val="00874C7B"/>
    <w:rsid w:val="00876C7C"/>
    <w:rsid w:val="00897332"/>
    <w:rsid w:val="008A0175"/>
    <w:rsid w:val="008E109B"/>
    <w:rsid w:val="008F589A"/>
    <w:rsid w:val="009378C0"/>
    <w:rsid w:val="00985B07"/>
    <w:rsid w:val="00986136"/>
    <w:rsid w:val="009A158E"/>
    <w:rsid w:val="009A180A"/>
    <w:rsid w:val="009A4323"/>
    <w:rsid w:val="00A00C34"/>
    <w:rsid w:val="00A352D8"/>
    <w:rsid w:val="00A567B6"/>
    <w:rsid w:val="00A6715B"/>
    <w:rsid w:val="00A81A26"/>
    <w:rsid w:val="00A931C0"/>
    <w:rsid w:val="00AB7842"/>
    <w:rsid w:val="00AD5388"/>
    <w:rsid w:val="00AE71D1"/>
    <w:rsid w:val="00B0581E"/>
    <w:rsid w:val="00B224A4"/>
    <w:rsid w:val="00B237AF"/>
    <w:rsid w:val="00B3164A"/>
    <w:rsid w:val="00B32D5A"/>
    <w:rsid w:val="00B33B3A"/>
    <w:rsid w:val="00B44324"/>
    <w:rsid w:val="00B504A7"/>
    <w:rsid w:val="00B51B81"/>
    <w:rsid w:val="00B64ADC"/>
    <w:rsid w:val="00B84A9C"/>
    <w:rsid w:val="00BA0AB7"/>
    <w:rsid w:val="00BB0524"/>
    <w:rsid w:val="00BE7E0A"/>
    <w:rsid w:val="00C17C76"/>
    <w:rsid w:val="00C52A4E"/>
    <w:rsid w:val="00C81D12"/>
    <w:rsid w:val="00C90A21"/>
    <w:rsid w:val="00CD61DD"/>
    <w:rsid w:val="00CD6E19"/>
    <w:rsid w:val="00CE5B5C"/>
    <w:rsid w:val="00D26537"/>
    <w:rsid w:val="00D30A8A"/>
    <w:rsid w:val="00D31DA5"/>
    <w:rsid w:val="00D609D3"/>
    <w:rsid w:val="00DB190F"/>
    <w:rsid w:val="00DB45E1"/>
    <w:rsid w:val="00DD4046"/>
    <w:rsid w:val="00E01654"/>
    <w:rsid w:val="00E04DCB"/>
    <w:rsid w:val="00E07574"/>
    <w:rsid w:val="00E16A17"/>
    <w:rsid w:val="00E82AE0"/>
    <w:rsid w:val="00E83BA4"/>
    <w:rsid w:val="00EE6FCD"/>
    <w:rsid w:val="00EF24C5"/>
    <w:rsid w:val="00F1278A"/>
    <w:rsid w:val="00F7563C"/>
    <w:rsid w:val="00F90C60"/>
    <w:rsid w:val="00FD751B"/>
    <w:rsid w:val="00FE79E4"/>
    <w:rsid w:val="00FF356E"/>
    <w:rsid w:val="014F03EF"/>
    <w:rsid w:val="01D21C48"/>
    <w:rsid w:val="021377E5"/>
    <w:rsid w:val="033724AD"/>
    <w:rsid w:val="03B021A6"/>
    <w:rsid w:val="03CF5817"/>
    <w:rsid w:val="0485445A"/>
    <w:rsid w:val="048C54B6"/>
    <w:rsid w:val="04DC01EC"/>
    <w:rsid w:val="05373674"/>
    <w:rsid w:val="057A17B3"/>
    <w:rsid w:val="05B178CA"/>
    <w:rsid w:val="05BA1B27"/>
    <w:rsid w:val="06182811"/>
    <w:rsid w:val="06257970"/>
    <w:rsid w:val="0665021E"/>
    <w:rsid w:val="06A27213"/>
    <w:rsid w:val="06CC4290"/>
    <w:rsid w:val="07027CB2"/>
    <w:rsid w:val="078D3273"/>
    <w:rsid w:val="089B216C"/>
    <w:rsid w:val="08BB2B92"/>
    <w:rsid w:val="09297778"/>
    <w:rsid w:val="097C3D4B"/>
    <w:rsid w:val="0B220922"/>
    <w:rsid w:val="0BB26495"/>
    <w:rsid w:val="0C80367B"/>
    <w:rsid w:val="0D7E1AEA"/>
    <w:rsid w:val="0DFB00A0"/>
    <w:rsid w:val="0EA63619"/>
    <w:rsid w:val="0EB9334C"/>
    <w:rsid w:val="0ED661C8"/>
    <w:rsid w:val="0F8C7755"/>
    <w:rsid w:val="100738BD"/>
    <w:rsid w:val="10292D3B"/>
    <w:rsid w:val="10501BC0"/>
    <w:rsid w:val="106E264D"/>
    <w:rsid w:val="10B755B5"/>
    <w:rsid w:val="125F6E5F"/>
    <w:rsid w:val="12F35B50"/>
    <w:rsid w:val="13E6709A"/>
    <w:rsid w:val="140E7C96"/>
    <w:rsid w:val="141B0457"/>
    <w:rsid w:val="142B4CEC"/>
    <w:rsid w:val="143F42F3"/>
    <w:rsid w:val="147819C1"/>
    <w:rsid w:val="152C4244"/>
    <w:rsid w:val="16702E8A"/>
    <w:rsid w:val="17190E2C"/>
    <w:rsid w:val="17F12F10"/>
    <w:rsid w:val="18626802"/>
    <w:rsid w:val="188C692D"/>
    <w:rsid w:val="18B53755"/>
    <w:rsid w:val="18DA283C"/>
    <w:rsid w:val="1A2B163F"/>
    <w:rsid w:val="1A756CC1"/>
    <w:rsid w:val="1AA03612"/>
    <w:rsid w:val="1B367809"/>
    <w:rsid w:val="1B451F89"/>
    <w:rsid w:val="1B4A4141"/>
    <w:rsid w:val="1B5504DE"/>
    <w:rsid w:val="1C275D99"/>
    <w:rsid w:val="1C4C57FF"/>
    <w:rsid w:val="1DA0799F"/>
    <w:rsid w:val="1E6B4E8F"/>
    <w:rsid w:val="1F6410B2"/>
    <w:rsid w:val="209D0D1F"/>
    <w:rsid w:val="20BE2980"/>
    <w:rsid w:val="21A32365"/>
    <w:rsid w:val="21DC13D3"/>
    <w:rsid w:val="23922A03"/>
    <w:rsid w:val="23C2284B"/>
    <w:rsid w:val="24545B99"/>
    <w:rsid w:val="24D6035C"/>
    <w:rsid w:val="252F0137"/>
    <w:rsid w:val="2551214B"/>
    <w:rsid w:val="262E3F38"/>
    <w:rsid w:val="264458DF"/>
    <w:rsid w:val="265005E2"/>
    <w:rsid w:val="271138CD"/>
    <w:rsid w:val="271A5B2C"/>
    <w:rsid w:val="276437C2"/>
    <w:rsid w:val="27760F07"/>
    <w:rsid w:val="28486E7C"/>
    <w:rsid w:val="28972275"/>
    <w:rsid w:val="289724F8"/>
    <w:rsid w:val="28F46347"/>
    <w:rsid w:val="297A61EB"/>
    <w:rsid w:val="29BC5813"/>
    <w:rsid w:val="2A611BAE"/>
    <w:rsid w:val="2A683D66"/>
    <w:rsid w:val="2BD650E5"/>
    <w:rsid w:val="2C900AFA"/>
    <w:rsid w:val="2D0A3299"/>
    <w:rsid w:val="2D265BF9"/>
    <w:rsid w:val="2D8F2CCA"/>
    <w:rsid w:val="2DEF248E"/>
    <w:rsid w:val="2E165C6D"/>
    <w:rsid w:val="2E552C39"/>
    <w:rsid w:val="2EB01C1E"/>
    <w:rsid w:val="300111B6"/>
    <w:rsid w:val="301D32E3"/>
    <w:rsid w:val="31643E76"/>
    <w:rsid w:val="319A0963"/>
    <w:rsid w:val="32D83541"/>
    <w:rsid w:val="32FA4B9F"/>
    <w:rsid w:val="33306EB2"/>
    <w:rsid w:val="33E75805"/>
    <w:rsid w:val="33F603DF"/>
    <w:rsid w:val="34B14942"/>
    <w:rsid w:val="34C44675"/>
    <w:rsid w:val="34EA6325"/>
    <w:rsid w:val="35571045"/>
    <w:rsid w:val="358160C2"/>
    <w:rsid w:val="358D25B2"/>
    <w:rsid w:val="35A85D44"/>
    <w:rsid w:val="368F3E85"/>
    <w:rsid w:val="37167367"/>
    <w:rsid w:val="37403D5B"/>
    <w:rsid w:val="384D2BD3"/>
    <w:rsid w:val="38741F0E"/>
    <w:rsid w:val="38A531A1"/>
    <w:rsid w:val="390C5445"/>
    <w:rsid w:val="3AD86E00"/>
    <w:rsid w:val="3D014077"/>
    <w:rsid w:val="3D141F11"/>
    <w:rsid w:val="3D5E2FD0"/>
    <w:rsid w:val="3DBB413B"/>
    <w:rsid w:val="3E3A1504"/>
    <w:rsid w:val="3FD339BE"/>
    <w:rsid w:val="406D36C3"/>
    <w:rsid w:val="40F260C6"/>
    <w:rsid w:val="41816A03"/>
    <w:rsid w:val="41A82C28"/>
    <w:rsid w:val="41E243B7"/>
    <w:rsid w:val="433A59E8"/>
    <w:rsid w:val="43BB74AB"/>
    <w:rsid w:val="43C33D49"/>
    <w:rsid w:val="43DB5537"/>
    <w:rsid w:val="44242A3A"/>
    <w:rsid w:val="45133BBE"/>
    <w:rsid w:val="45CD6364"/>
    <w:rsid w:val="45E46179"/>
    <w:rsid w:val="45FF375F"/>
    <w:rsid w:val="460B2AF6"/>
    <w:rsid w:val="46473277"/>
    <w:rsid w:val="470846D9"/>
    <w:rsid w:val="47CB141F"/>
    <w:rsid w:val="480912DD"/>
    <w:rsid w:val="4812704D"/>
    <w:rsid w:val="48693111"/>
    <w:rsid w:val="48A57EC2"/>
    <w:rsid w:val="48BF0F83"/>
    <w:rsid w:val="49E54A1A"/>
    <w:rsid w:val="49F31D29"/>
    <w:rsid w:val="4B533C05"/>
    <w:rsid w:val="4C433F12"/>
    <w:rsid w:val="4C582933"/>
    <w:rsid w:val="4CE022BD"/>
    <w:rsid w:val="4D40640B"/>
    <w:rsid w:val="4D7F5185"/>
    <w:rsid w:val="4D87403A"/>
    <w:rsid w:val="4DCF7EBB"/>
    <w:rsid w:val="4DE728A4"/>
    <w:rsid w:val="4DED7D5D"/>
    <w:rsid w:val="4E1D5AE5"/>
    <w:rsid w:val="4E5E44FA"/>
    <w:rsid w:val="4ECF7A46"/>
    <w:rsid w:val="4F2B5602"/>
    <w:rsid w:val="4F31425D"/>
    <w:rsid w:val="4F406F2C"/>
    <w:rsid w:val="50446212"/>
    <w:rsid w:val="506B20CB"/>
    <w:rsid w:val="50C64E79"/>
    <w:rsid w:val="50C75473"/>
    <w:rsid w:val="520420FD"/>
    <w:rsid w:val="53E73A84"/>
    <w:rsid w:val="541E2590"/>
    <w:rsid w:val="543D5452"/>
    <w:rsid w:val="54E63D3C"/>
    <w:rsid w:val="55086E0C"/>
    <w:rsid w:val="55684751"/>
    <w:rsid w:val="55DA73FC"/>
    <w:rsid w:val="55E522D8"/>
    <w:rsid w:val="55EC39CB"/>
    <w:rsid w:val="560B1CAC"/>
    <w:rsid w:val="5758570A"/>
    <w:rsid w:val="57B501A5"/>
    <w:rsid w:val="584311B3"/>
    <w:rsid w:val="58507E4A"/>
    <w:rsid w:val="58AE691E"/>
    <w:rsid w:val="58EA0E5F"/>
    <w:rsid w:val="58F509F1"/>
    <w:rsid w:val="5A8E07B6"/>
    <w:rsid w:val="5AD308BE"/>
    <w:rsid w:val="5AEB4AF6"/>
    <w:rsid w:val="5B7F45A2"/>
    <w:rsid w:val="5C2A00A2"/>
    <w:rsid w:val="5C6A7000"/>
    <w:rsid w:val="5C9A5B38"/>
    <w:rsid w:val="5D3548D7"/>
    <w:rsid w:val="5D9E51B4"/>
    <w:rsid w:val="5E21104A"/>
    <w:rsid w:val="5F103E8F"/>
    <w:rsid w:val="5F5E3779"/>
    <w:rsid w:val="5F7F0C99"/>
    <w:rsid w:val="60432042"/>
    <w:rsid w:val="60EE0CBE"/>
    <w:rsid w:val="617711F7"/>
    <w:rsid w:val="61A46B11"/>
    <w:rsid w:val="626544F2"/>
    <w:rsid w:val="62C75FBE"/>
    <w:rsid w:val="63145090"/>
    <w:rsid w:val="63A4125B"/>
    <w:rsid w:val="63B101FC"/>
    <w:rsid w:val="640044CC"/>
    <w:rsid w:val="6491521B"/>
    <w:rsid w:val="64AC6408"/>
    <w:rsid w:val="64E00E6D"/>
    <w:rsid w:val="64EA6F30"/>
    <w:rsid w:val="65423204"/>
    <w:rsid w:val="65AE1409"/>
    <w:rsid w:val="66F81DD8"/>
    <w:rsid w:val="677D408C"/>
    <w:rsid w:val="679B2764"/>
    <w:rsid w:val="688311DB"/>
    <w:rsid w:val="691B1DAE"/>
    <w:rsid w:val="69971634"/>
    <w:rsid w:val="6A220F1A"/>
    <w:rsid w:val="6B09604C"/>
    <w:rsid w:val="6B625A72"/>
    <w:rsid w:val="6B6F018F"/>
    <w:rsid w:val="6BF2065D"/>
    <w:rsid w:val="6CA66B0D"/>
    <w:rsid w:val="6CCC1B5D"/>
    <w:rsid w:val="6D195F0B"/>
    <w:rsid w:val="6D6D5F6F"/>
    <w:rsid w:val="6D9D27D0"/>
    <w:rsid w:val="6E061C3C"/>
    <w:rsid w:val="6EFE4F3B"/>
    <w:rsid w:val="6F4A1A68"/>
    <w:rsid w:val="6F585502"/>
    <w:rsid w:val="6F994798"/>
    <w:rsid w:val="6FB71A94"/>
    <w:rsid w:val="705961BD"/>
    <w:rsid w:val="70A94484"/>
    <w:rsid w:val="70D171F6"/>
    <w:rsid w:val="70FF710E"/>
    <w:rsid w:val="717A3193"/>
    <w:rsid w:val="723B13AF"/>
    <w:rsid w:val="72463A8E"/>
    <w:rsid w:val="725D6F93"/>
    <w:rsid w:val="726824D0"/>
    <w:rsid w:val="727D26FF"/>
    <w:rsid w:val="73673DF0"/>
    <w:rsid w:val="73EB5E8C"/>
    <w:rsid w:val="746123BC"/>
    <w:rsid w:val="75630023"/>
    <w:rsid w:val="75A87AEF"/>
    <w:rsid w:val="75C4732A"/>
    <w:rsid w:val="761A1127"/>
    <w:rsid w:val="76C53359"/>
    <w:rsid w:val="77585124"/>
    <w:rsid w:val="775A6197"/>
    <w:rsid w:val="779C230C"/>
    <w:rsid w:val="793A1DDD"/>
    <w:rsid w:val="7A097A01"/>
    <w:rsid w:val="7B0C08EF"/>
    <w:rsid w:val="7BD136B5"/>
    <w:rsid w:val="7C685229"/>
    <w:rsid w:val="7C796DAE"/>
    <w:rsid w:val="7D676F18"/>
    <w:rsid w:val="7E032034"/>
    <w:rsid w:val="7E4822D6"/>
    <w:rsid w:val="7E794330"/>
    <w:rsid w:val="7F511C2E"/>
    <w:rsid w:val="7FE85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5:docId w15:val="{0FDD10DD-C743-486E-BE6D-B71E69851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exact"/>
      <w:ind w:firstLineChars="200" w:firstLine="640"/>
      <w:jc w:val="both"/>
    </w:pPr>
    <w:rPr>
      <w:rFonts w:cstheme="minorBidi"/>
      <w:kern w:val="2"/>
      <w:sz w:val="24"/>
      <w:szCs w:val="22"/>
    </w:rPr>
  </w:style>
  <w:style w:type="paragraph" w:styleId="1">
    <w:name w:val="heading 1"/>
    <w:next w:val="a"/>
    <w:uiPriority w:val="99"/>
    <w:qFormat/>
    <w:pPr>
      <w:keepNext/>
      <w:keepLines/>
      <w:tabs>
        <w:tab w:val="left" w:pos="377"/>
      </w:tabs>
      <w:adjustRightInd w:val="0"/>
      <w:spacing w:beforeLines="50" w:before="50" w:afterLines="50" w:after="50" w:line="440" w:lineRule="exact"/>
      <w:jc w:val="center"/>
      <w:outlineLvl w:val="0"/>
    </w:pPr>
    <w:rPr>
      <w:rFonts w:ascii="黑体" w:eastAsia="黑体" w:hAnsi="黑体"/>
      <w:bCs/>
      <w:kern w:val="44"/>
      <w:sz w:val="48"/>
      <w:szCs w:val="30"/>
    </w:rPr>
  </w:style>
  <w:style w:type="paragraph" w:styleId="2">
    <w:name w:val="heading 2"/>
    <w:basedOn w:val="a"/>
    <w:next w:val="a"/>
    <w:link w:val="20"/>
    <w:uiPriority w:val="9"/>
    <w:unhideWhenUsed/>
    <w:qFormat/>
    <w:pPr>
      <w:keepNext/>
      <w:keepLines/>
      <w:spacing w:before="10" w:after="10"/>
      <w:jc w:val="center"/>
      <w:outlineLvl w:val="1"/>
    </w:pPr>
    <w:rPr>
      <w:rFonts w:ascii="Arial" w:eastAsia="黑体" w:hAnsi="Arial"/>
      <w:sz w:val="36"/>
    </w:rPr>
  </w:style>
  <w:style w:type="paragraph" w:styleId="3">
    <w:name w:val="heading 3"/>
    <w:basedOn w:val="a"/>
    <w:next w:val="a"/>
    <w:link w:val="30"/>
    <w:uiPriority w:val="9"/>
    <w:unhideWhenUsed/>
    <w:qFormat/>
    <w:pPr>
      <w:keepNext/>
      <w:keepLines/>
      <w:spacing w:beforeLines="50" w:before="50" w:afterLines="50" w:after="50"/>
      <w:ind w:firstLineChars="0" w:firstLine="0"/>
      <w:jc w:val="left"/>
      <w:outlineLvl w:val="2"/>
    </w:pPr>
    <w:rPr>
      <w:rFonts w:eastAsia="黑体"/>
      <w:sz w:val="28"/>
    </w:rPr>
  </w:style>
  <w:style w:type="paragraph" w:styleId="4">
    <w:name w:val="heading 4"/>
    <w:basedOn w:val="a"/>
    <w:next w:val="a"/>
    <w:link w:val="40"/>
    <w:uiPriority w:val="9"/>
    <w:unhideWhenUsed/>
    <w:qFormat/>
    <w:pPr>
      <w:keepNext/>
      <w:keepLines/>
      <w:spacing w:beforeLines="50" w:before="50" w:afterLines="50" w:after="50"/>
      <w:jc w:val="left"/>
      <w:outlineLvl w:val="3"/>
    </w:pPr>
    <w:rPr>
      <w:rFonts w:eastAsia="黑体"/>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unhideWhenUsed/>
    <w:qFormat/>
    <w:pPr>
      <w:spacing w:after="120"/>
      <w:ind w:leftChars="200" w:left="420"/>
    </w:pPr>
  </w:style>
  <w:style w:type="paragraph" w:styleId="TOC3">
    <w:name w:val="toc 3"/>
    <w:basedOn w:val="a"/>
    <w:next w:val="a"/>
    <w:uiPriority w:val="39"/>
    <w:qFormat/>
    <w:pPr>
      <w:ind w:leftChars="400" w:left="840"/>
    </w:pPr>
  </w:style>
  <w:style w:type="paragraph" w:styleId="21">
    <w:name w:val="Body Text Indent 2"/>
    <w:basedOn w:val="a"/>
    <w:link w:val="22"/>
    <w:qFormat/>
    <w:pPr>
      <w:adjustRightInd w:val="0"/>
      <w:spacing w:line="400" w:lineRule="atLeast"/>
      <w:ind w:firstLine="630"/>
      <w:textAlignment w:val="baseline"/>
    </w:pPr>
    <w:rPr>
      <w:rFonts w:cs="Times New Roman"/>
      <w:kern w:val="0"/>
      <w:sz w:val="28"/>
      <w:szCs w:val="20"/>
    </w:rPr>
  </w:style>
  <w:style w:type="paragraph" w:styleId="a5">
    <w:name w:val="Balloon Text"/>
    <w:basedOn w:val="a"/>
    <w:link w:val="a6"/>
    <w:semiHidden/>
    <w:qFormat/>
    <w:rPr>
      <w:rFonts w:cs="Times New Roman"/>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autoRedefine/>
    <w:uiPriority w:val="39"/>
    <w:unhideWhenUsed/>
    <w:qFormat/>
    <w:pPr>
      <w:ind w:leftChars="600" w:left="1260"/>
    </w:pPr>
  </w:style>
  <w:style w:type="paragraph" w:styleId="TOC2">
    <w:name w:val="toc 2"/>
    <w:basedOn w:val="a"/>
    <w:next w:val="a"/>
    <w:uiPriority w:val="39"/>
    <w:qFormat/>
    <w:pPr>
      <w:ind w:leftChars="200" w:left="420"/>
    </w:pPr>
  </w:style>
  <w:style w:type="character" w:styleId="ab">
    <w:name w:val="Strong"/>
    <w:basedOn w:val="a0"/>
    <w:uiPriority w:val="22"/>
    <w:qFormat/>
    <w:rPr>
      <w:b/>
    </w:rPr>
  </w:style>
  <w:style w:type="character" w:styleId="ac">
    <w:name w:val="page number"/>
    <w:basedOn w:val="a0"/>
    <w:qFormat/>
  </w:style>
  <w:style w:type="character" w:styleId="ad">
    <w:name w:val="Hyperlink"/>
    <w:uiPriority w:val="99"/>
    <w:qFormat/>
    <w:rPr>
      <w:rFonts w:cs="Times New Roman"/>
      <w:color w:val="0000FF"/>
      <w:u w:val="single"/>
    </w:rPr>
  </w:style>
  <w:style w:type="character" w:customStyle="1" w:styleId="22">
    <w:name w:val="正文文本缩进 2 字符"/>
    <w:basedOn w:val="a0"/>
    <w:link w:val="21"/>
    <w:qFormat/>
    <w:rPr>
      <w:rFonts w:ascii="Times New Roman" w:eastAsia="宋体" w:hAnsi="Times New Roman" w:cs="Times New Roman"/>
      <w:kern w:val="0"/>
      <w:sz w:val="28"/>
      <w:szCs w:val="20"/>
    </w:rPr>
  </w:style>
  <w:style w:type="character" w:customStyle="1" w:styleId="a4">
    <w:name w:val="正文文本缩进 字符"/>
    <w:basedOn w:val="a0"/>
    <w:link w:val="a3"/>
    <w:uiPriority w:val="99"/>
    <w:semiHidden/>
    <w:qFormat/>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ae">
    <w:name w:val="目录 题目"/>
    <w:basedOn w:val="a"/>
    <w:uiPriority w:val="99"/>
    <w:qFormat/>
    <w:pPr>
      <w:spacing w:line="360" w:lineRule="auto"/>
      <w:jc w:val="center"/>
    </w:pPr>
    <w:rPr>
      <w:b/>
      <w:sz w:val="36"/>
    </w:rPr>
  </w:style>
  <w:style w:type="paragraph" w:customStyle="1" w:styleId="1-1">
    <w:name w:val="1-1级"/>
    <w:basedOn w:val="a"/>
    <w:qFormat/>
    <w:pPr>
      <w:spacing w:before="480" w:after="360" w:line="400" w:lineRule="exact"/>
      <w:jc w:val="center"/>
      <w:outlineLvl w:val="0"/>
    </w:pPr>
    <w:rPr>
      <w:rFonts w:ascii="黑体" w:eastAsia="黑体"/>
      <w:sz w:val="30"/>
      <w:szCs w:val="30"/>
    </w:rPr>
  </w:style>
  <w:style w:type="paragraph" w:customStyle="1" w:styleId="af">
    <w:name w:val="图名"/>
    <w:basedOn w:val="a"/>
    <w:uiPriority w:val="99"/>
    <w:qFormat/>
    <w:pPr>
      <w:spacing w:afterLines="100" w:after="100"/>
      <w:jc w:val="center"/>
    </w:pPr>
    <w:rPr>
      <w:rFonts w:cs="黑体"/>
      <w:b/>
      <w:sz w:val="21"/>
      <w:szCs w:val="21"/>
    </w:rPr>
  </w:style>
  <w:style w:type="character" w:customStyle="1" w:styleId="Char">
    <w:name w:val="表名 Char"/>
    <w:link w:val="af0"/>
    <w:uiPriority w:val="99"/>
    <w:qFormat/>
    <w:locked/>
    <w:rPr>
      <w:rFonts w:ascii="Times New Roman" w:eastAsia="宋体" w:hAnsi="Times New Roman"/>
      <w:b/>
      <w:sz w:val="21"/>
    </w:rPr>
  </w:style>
  <w:style w:type="paragraph" w:customStyle="1" w:styleId="af0">
    <w:name w:val="表名"/>
    <w:basedOn w:val="af1"/>
    <w:link w:val="Char"/>
    <w:uiPriority w:val="99"/>
    <w:qFormat/>
    <w:pPr>
      <w:ind w:firstLineChars="0" w:firstLine="0"/>
    </w:pPr>
    <w:rPr>
      <w:b/>
      <w:sz w:val="21"/>
    </w:rPr>
  </w:style>
  <w:style w:type="paragraph" w:customStyle="1" w:styleId="af1">
    <w:name w:val="表"/>
    <w:basedOn w:val="a"/>
    <w:uiPriority w:val="99"/>
    <w:qFormat/>
    <w:pPr>
      <w:jc w:val="center"/>
    </w:pPr>
  </w:style>
  <w:style w:type="paragraph" w:customStyle="1" w:styleId="af2">
    <w:name w:val="参考文献 正文"/>
    <w:basedOn w:val="a"/>
    <w:uiPriority w:val="99"/>
    <w:qFormat/>
    <w:pPr>
      <w:wordWrap w:val="0"/>
      <w:autoSpaceDE w:val="0"/>
      <w:autoSpaceDN w:val="0"/>
      <w:ind w:left="640" w:hangingChars="200" w:hanging="640"/>
    </w:pPr>
    <w:rPr>
      <w:sz w:val="21"/>
    </w:rPr>
  </w:style>
  <w:style w:type="character" w:customStyle="1" w:styleId="a6">
    <w:name w:val="批注框文本 字符"/>
    <w:basedOn w:val="a0"/>
    <w:link w:val="a5"/>
    <w:semiHidden/>
    <w:qFormat/>
    <w:rPr>
      <w:rFonts w:ascii="Times New Roman" w:eastAsia="宋体" w:hAnsi="Times New Roman" w:cs="Times New Roman"/>
      <w:kern w:val="2"/>
      <w:sz w:val="18"/>
      <w:szCs w:val="18"/>
    </w:rPr>
  </w:style>
  <w:style w:type="character" w:customStyle="1" w:styleId="30">
    <w:name w:val="标题 3 字符"/>
    <w:link w:val="3"/>
    <w:qFormat/>
    <w:rPr>
      <w:rFonts w:ascii="Times New Roman" w:eastAsia="黑体" w:hAnsi="Times New Roman"/>
      <w:sz w:val="28"/>
    </w:rPr>
  </w:style>
  <w:style w:type="character" w:customStyle="1" w:styleId="20">
    <w:name w:val="标题 2 字符"/>
    <w:link w:val="2"/>
    <w:uiPriority w:val="9"/>
    <w:qFormat/>
    <w:rPr>
      <w:rFonts w:ascii="Arial" w:eastAsia="黑体" w:hAnsi="Arial"/>
      <w:sz w:val="36"/>
    </w:rPr>
  </w:style>
  <w:style w:type="character" w:customStyle="1" w:styleId="40">
    <w:name w:val="标题 4 字符"/>
    <w:link w:val="4"/>
    <w:uiPriority w:val="9"/>
    <w:qFormat/>
    <w:rPr>
      <w:rFonts w:eastAsia="黑体"/>
    </w:rPr>
  </w:style>
  <w:style w:type="paragraph" w:customStyle="1" w:styleId="10">
    <w:name w:val="修订1"/>
    <w:hidden/>
    <w:uiPriority w:val="99"/>
    <w:unhideWhenUsed/>
    <w:rPr>
      <w:rFonts w:cstheme="minorBidi"/>
      <w:kern w:val="2"/>
      <w:sz w:val="24"/>
      <w:szCs w:val="22"/>
    </w:rPr>
  </w:style>
  <w:style w:type="paragraph" w:customStyle="1" w:styleId="23">
    <w:name w:val="修订2"/>
    <w:hidden/>
    <w:uiPriority w:val="99"/>
    <w:unhideWhenUsed/>
    <w:qFormat/>
    <w:rPr>
      <w:rFonts w:cstheme="minorBidi"/>
      <w:kern w:val="2"/>
      <w:sz w:val="24"/>
      <w:szCs w:val="22"/>
    </w:rPr>
  </w:style>
  <w:style w:type="paragraph" w:styleId="af3">
    <w:name w:val="Revision"/>
    <w:hidden/>
    <w:uiPriority w:val="99"/>
    <w:unhideWhenUsed/>
    <w:rsid w:val="009A180A"/>
    <w:rPr>
      <w:rFonts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11.emf"/><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5.emf"/><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microsoft.com/office/2011/relationships/people" Target="people.xml"/><Relationship Id="rId20" Type="http://schemas.openxmlformats.org/officeDocument/2006/relationships/footer" Target="footer4.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pro.europeana.eu/page/strategy"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D9136EE-8FF0-402E-A047-874AB6A8E6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5002</TotalTime>
  <Pages>57</Pages>
  <Words>15161</Words>
  <Characters>18497</Characters>
  <Application>Microsoft Office Word</Application>
  <DocSecurity>0</DocSecurity>
  <Lines>924</Lines>
  <Paragraphs>731</Paragraphs>
  <ScaleCrop>false</ScaleCrop>
  <Company/>
  <LinksUpToDate>false</LinksUpToDate>
  <CharactersWithSpaces>32927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政良</dc:creator>
  <dc:description>speedai</dc:description>
  <cp:lastModifiedBy>胜 李</cp:lastModifiedBy>
  <cp:revision>22</cp:revision>
  <cp:lastPrinted>2021-11-09T07:12:00Z</cp:lastPrinted>
  <dcterms:created xsi:type="dcterms:W3CDTF">2025-05-13T00:52:00Z</dcterms:created>
  <dcterms:modified xsi:type="dcterms:W3CDTF">2025-06-05T05:06:00Z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308743FB52904F749F8AC600EE072D1C_13</vt:lpwstr>
  </property>
  <property fmtid="{D5CDD505-2E9C-101B-9397-08002B2CF9AE}" pid="4" name="KSOTemplateDocerSaveRecord">
    <vt:lpwstr>eyJoZGlkIjoiNDM5ZmM0MjBmZjQzNjM0NWNmMWZhNTdmMDcxY2QwMGUiLCJ1c2VySWQiOiIxMzk3OTI0ODkzIn0=</vt:lpwstr>
  </property>
</Properties>
</file>